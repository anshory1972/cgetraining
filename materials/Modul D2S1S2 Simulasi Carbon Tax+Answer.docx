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925F6" w14:textId="14AC6980" w:rsidR="0016467B" w:rsidRDefault="0016467B" w:rsidP="0016467B">
      <w:pPr>
        <w:pStyle w:val="Title"/>
      </w:pPr>
      <w:r>
        <w:t xml:space="preserve">Modul Pelatihan CGE Phase II </w:t>
      </w:r>
      <w:r>
        <w:br/>
        <w:t>D2S1</w:t>
      </w:r>
      <w:r w:rsidR="003516F2">
        <w:t>S2</w:t>
      </w:r>
      <w:r>
        <w:t xml:space="preserve"> – </w:t>
      </w:r>
      <w:r w:rsidRPr="00267BEA">
        <w:t xml:space="preserve">Menyusun policy simulation - </w:t>
      </w:r>
      <w:r>
        <w:t>C</w:t>
      </w:r>
      <w:r w:rsidRPr="00267BEA">
        <w:t xml:space="preserve">arbon </w:t>
      </w:r>
      <w:r>
        <w:t>T</w:t>
      </w:r>
      <w:r w:rsidRPr="00267BEA">
        <w:t>ax</w:t>
      </w:r>
    </w:p>
    <w:p w14:paraId="0D87B336" w14:textId="77777777" w:rsidR="00F46453" w:rsidRDefault="00F46453" w:rsidP="0016467B"/>
    <w:p w14:paraId="5C004AD7" w14:textId="3CBBB8CA" w:rsidR="00B05DBE" w:rsidRDefault="00B05DBE" w:rsidP="00B05DBE">
      <w:pPr>
        <w:jc w:val="both"/>
      </w:pPr>
      <w:r w:rsidRPr="00F46453">
        <w:t xml:space="preserve">Sesi ini bertujuan untuk membantu peserta memahami cara </w:t>
      </w:r>
      <w:r>
        <w:t xml:space="preserve">menentukan variabel yang akan di shock dan </w:t>
      </w:r>
      <w:r w:rsidRPr="00F46453">
        <w:t xml:space="preserve">menghitung nilai shock carbon tax dalam pemodelan CGE. Kita akan menggunakan contoh penerapan carbon tax sebesar </w:t>
      </w:r>
      <w:r w:rsidR="0065448F">
        <w:t>3</w:t>
      </w:r>
      <w:r w:rsidRPr="00F46453">
        <w:t xml:space="preserve"> USD per ton CO2 </w:t>
      </w:r>
      <w:r>
        <w:t xml:space="preserve">untuk komoditas </w:t>
      </w:r>
      <w:r w:rsidRPr="00F46453">
        <w:t xml:space="preserve">energi </w:t>
      </w:r>
      <w:r>
        <w:t>(Coal</w:t>
      </w:r>
      <w:r w:rsidRPr="00F46453">
        <w:t xml:space="preserve">, </w:t>
      </w:r>
      <w:r>
        <w:t>NatGas</w:t>
      </w:r>
      <w:r w:rsidRPr="00F46453">
        <w:t xml:space="preserve">, dan </w:t>
      </w:r>
      <w:r>
        <w:t>PetrolRefin) pada tahun 2025</w:t>
      </w:r>
      <w:r w:rsidRPr="00F46453">
        <w:t>.</w:t>
      </w:r>
    </w:p>
    <w:p w14:paraId="2122CF5C" w14:textId="576711B0" w:rsidR="00B05DBE" w:rsidRDefault="006D2022" w:rsidP="006D2022">
      <w:pPr>
        <w:pStyle w:val="Heading1"/>
      </w:pPr>
      <w:r>
        <w:t>Simulasi Carbon Tax</w:t>
      </w:r>
    </w:p>
    <w:p w14:paraId="01489093" w14:textId="16324236" w:rsidR="00282C41" w:rsidRPr="000F5C6B" w:rsidRDefault="00282C41" w:rsidP="006D2022">
      <w:pPr>
        <w:pStyle w:val="Heading2"/>
      </w:pPr>
      <w:r w:rsidRPr="000F5C6B">
        <w:t>Persiapan</w:t>
      </w:r>
    </w:p>
    <w:p w14:paraId="57DF0BB3" w14:textId="03EB8D43" w:rsidR="00282C41" w:rsidRPr="00A93542" w:rsidRDefault="00282C41" w:rsidP="00282C41">
      <w:r>
        <w:t xml:space="preserve">Download model untuk pelatihan sesi ini dan simpan di folder pelatihan, misalkan pada modul menggunakan folder </w:t>
      </w:r>
      <w:r w:rsidRPr="00A93542">
        <w:rPr>
          <w:b/>
          <w:bCs/>
        </w:rPr>
        <w:t>D:\TrainingCGEII\D</w:t>
      </w:r>
      <w:r>
        <w:rPr>
          <w:b/>
          <w:bCs/>
        </w:rPr>
        <w:t>2</w:t>
      </w:r>
      <w:r w:rsidRPr="00A93542">
        <w:rPr>
          <w:b/>
          <w:bCs/>
        </w:rPr>
        <w:t>S1</w:t>
      </w:r>
      <w:r>
        <w:rPr>
          <w:b/>
          <w:bCs/>
        </w:rPr>
        <w:t xml:space="preserve">. </w:t>
      </w:r>
    </w:p>
    <w:p w14:paraId="22D0C9FE" w14:textId="2F72FDF7" w:rsidR="00282C41" w:rsidRDefault="00282C41" w:rsidP="00282C41">
      <w:pPr>
        <w:jc w:val="both"/>
      </w:pPr>
      <w:r w:rsidRPr="00242E96">
        <w:t xml:space="preserve">Buka RunDynam dan pilih: </w:t>
      </w:r>
      <w:r w:rsidRPr="00242E96">
        <w:rPr>
          <w:b/>
          <w:bCs/>
        </w:rPr>
        <w:t>Zip | Restore Ingredients from ZIP Archive</w:t>
      </w:r>
      <w:r w:rsidRPr="00242E96">
        <w:t>.</w:t>
      </w:r>
      <w:r>
        <w:t xml:space="preserve"> Kemudian pilih </w:t>
      </w:r>
      <w:r w:rsidRPr="00384413">
        <w:rPr>
          <w:color w:val="FF0000"/>
          <w:highlight w:val="yellow"/>
        </w:rPr>
        <w:t>ModelD</w:t>
      </w:r>
      <w:r>
        <w:rPr>
          <w:color w:val="FF0000"/>
          <w:highlight w:val="yellow"/>
        </w:rPr>
        <w:t>2</w:t>
      </w:r>
      <w:r w:rsidRPr="00384413">
        <w:rPr>
          <w:color w:val="FF0000"/>
          <w:highlight w:val="yellow"/>
        </w:rPr>
        <w:t>S1.zip</w:t>
      </w:r>
      <w:r>
        <w:rPr>
          <w:color w:val="FF0000"/>
        </w:rPr>
        <w:t xml:space="preserve">. </w:t>
      </w:r>
      <w:r w:rsidRPr="00384413">
        <w:t xml:space="preserve">Ekstrak isi ZIP tersebut ke </w:t>
      </w:r>
      <w:r w:rsidRPr="00A93542">
        <w:rPr>
          <w:b/>
          <w:bCs/>
        </w:rPr>
        <w:t>D:\TrainingCGEII\D</w:t>
      </w:r>
      <w:r>
        <w:rPr>
          <w:b/>
          <w:bCs/>
        </w:rPr>
        <w:t>2</w:t>
      </w:r>
      <w:r w:rsidRPr="00A93542">
        <w:rPr>
          <w:b/>
          <w:bCs/>
        </w:rPr>
        <w:t>S1</w:t>
      </w:r>
      <w:r w:rsidRPr="00384413">
        <w:t xml:space="preserve">. </w:t>
      </w:r>
      <w:r>
        <w:t xml:space="preserve">Pada runDynam, perhatikan dan ekplorasi isi dari halaman </w:t>
      </w:r>
      <w:r w:rsidRPr="00384413">
        <w:rPr>
          <w:b/>
          <w:bCs/>
        </w:rPr>
        <w:t>Model/Data</w:t>
      </w:r>
      <w:r w:rsidRPr="00384413">
        <w:t xml:space="preserve">, </w:t>
      </w:r>
      <w:r w:rsidRPr="00384413">
        <w:rPr>
          <w:b/>
          <w:bCs/>
        </w:rPr>
        <w:t>Sim Overview</w:t>
      </w:r>
      <w:r w:rsidRPr="00384413">
        <w:t xml:space="preserve">, </w:t>
      </w:r>
      <w:r w:rsidRPr="00384413">
        <w:rPr>
          <w:b/>
          <w:bCs/>
        </w:rPr>
        <w:t>Closure/Shock</w:t>
      </w:r>
      <w:r w:rsidRPr="00384413">
        <w:t xml:space="preserve">, dan </w:t>
      </w:r>
      <w:r w:rsidRPr="00384413">
        <w:rPr>
          <w:b/>
          <w:bCs/>
        </w:rPr>
        <w:t>Results</w:t>
      </w:r>
      <w:r w:rsidRPr="00384413">
        <w:t>.</w:t>
      </w:r>
    </w:p>
    <w:p w14:paraId="7E5D40A4" w14:textId="27592FD8" w:rsidR="00BB77E7" w:rsidRPr="00BB77E7" w:rsidRDefault="005A70AA" w:rsidP="00BB77E7">
      <w:pPr>
        <w:pStyle w:val="ListParagraph"/>
        <w:numPr>
          <w:ilvl w:val="0"/>
          <w:numId w:val="3"/>
        </w:numPr>
      </w:pPr>
      <w:r>
        <w:t>Pertama-tama</w:t>
      </w:r>
      <w:r w:rsidR="00BB77E7" w:rsidRPr="00BB77E7">
        <w:t xml:space="preserve">, pada halaman Closure/ Shocks sesuaikan isi kolom Base Closure dan Base Shocks pada baris common, 2017 sampai dengan 2040 (sesuai dengan pelatihan sesi pertama). </w:t>
      </w:r>
    </w:p>
    <w:p w14:paraId="6473889C" w14:textId="77777777" w:rsidR="00684BAF" w:rsidRPr="00684BAF" w:rsidRDefault="00427FCA" w:rsidP="001F4A92">
      <w:pPr>
        <w:pStyle w:val="ListParagraph"/>
        <w:numPr>
          <w:ilvl w:val="0"/>
          <w:numId w:val="3"/>
        </w:numPr>
        <w:jc w:val="both"/>
      </w:pPr>
      <w:r>
        <w:t xml:space="preserve">Kemudian lakukan </w:t>
      </w:r>
      <w:r w:rsidR="005A70AA">
        <w:t xml:space="preserve">pengecekan kesesuaian closure dan shock dari model ini. </w:t>
      </w:r>
      <w:r w:rsidR="005A70AA" w:rsidRPr="005A70AA">
        <w:t xml:space="preserve">Pada RunDynam </w:t>
      </w:r>
      <w:r w:rsidR="005A70AA">
        <w:t xml:space="preserve">klik </w:t>
      </w:r>
      <w:r w:rsidR="005A70AA" w:rsidRPr="007351B5">
        <w:rPr>
          <w:b/>
          <w:bCs/>
        </w:rPr>
        <w:t>Tasks</w:t>
      </w:r>
      <w:r w:rsidR="005A70AA" w:rsidRPr="005A70AA">
        <w:t xml:space="preserve"> </w:t>
      </w:r>
      <w:r w:rsidR="005A70AA">
        <w:t xml:space="preserve">lalu pilih </w:t>
      </w:r>
      <w:r w:rsidR="005A70AA" w:rsidRPr="0063193F">
        <w:rPr>
          <w:b/>
          <w:bCs/>
        </w:rPr>
        <w:t>Check all Base-case Closure</w:t>
      </w:r>
      <w:r w:rsidR="005A70AA">
        <w:t>.</w:t>
      </w:r>
      <w:r w:rsidR="005A70AA" w:rsidRPr="005A70AA">
        <w:t xml:space="preserve"> </w:t>
      </w:r>
      <w:r w:rsidR="005A70AA">
        <w:t xml:space="preserve">Pastikan </w:t>
      </w:r>
      <w:r w:rsidR="005A70AA" w:rsidRPr="005A70AA">
        <w:t>muncul notifikasi “Everything was OK”.</w:t>
      </w:r>
      <w:r w:rsidR="005A70AA" w:rsidRPr="0016467B">
        <w:t xml:space="preserve"> </w:t>
      </w:r>
      <w:r w:rsidR="001F4A92">
        <w:t xml:space="preserve">Setelah itu, lakukan hal yang sama untuk </w:t>
      </w:r>
      <w:r w:rsidR="001F4A92" w:rsidRPr="004A5193">
        <w:rPr>
          <w:b/>
          <w:bCs/>
        </w:rPr>
        <w:t>Check all Policy closu</w:t>
      </w:r>
      <w:r w:rsidR="00076961">
        <w:rPr>
          <w:b/>
          <w:bCs/>
        </w:rPr>
        <w:t>r</w:t>
      </w:r>
      <w:r w:rsidR="001F4A92" w:rsidRPr="004A5193">
        <w:rPr>
          <w:b/>
          <w:bCs/>
        </w:rPr>
        <w:t xml:space="preserve">es and shocks. </w:t>
      </w:r>
    </w:p>
    <w:p w14:paraId="26B272EB" w14:textId="3921E5A4" w:rsidR="001F4A92" w:rsidRDefault="0063193F" w:rsidP="001F4A92">
      <w:pPr>
        <w:pStyle w:val="ListParagraph"/>
        <w:numPr>
          <w:ilvl w:val="0"/>
          <w:numId w:val="3"/>
        </w:numPr>
        <w:jc w:val="both"/>
      </w:pPr>
      <w:r w:rsidRPr="0063193F">
        <w:t>Kemudian</w:t>
      </w:r>
      <w:r>
        <w:rPr>
          <w:b/>
          <w:bCs/>
        </w:rPr>
        <w:t xml:space="preserve"> Run All. </w:t>
      </w:r>
      <w:r w:rsidRPr="0063193F">
        <w:t xml:space="preserve">Pastikan modelnya jalan tanpa ada eror. </w:t>
      </w:r>
    </w:p>
    <w:p w14:paraId="46DA8851" w14:textId="77777777" w:rsidR="00B7498B" w:rsidRPr="00E4450C" w:rsidRDefault="00B7498B" w:rsidP="00B7498B">
      <w:pPr>
        <w:pStyle w:val="ListParagraph"/>
        <w:ind w:left="360"/>
        <w:jc w:val="both"/>
      </w:pPr>
    </w:p>
    <w:p w14:paraId="3361BC1A" w14:textId="3193BF30" w:rsidR="00652F4A" w:rsidRDefault="002A5006" w:rsidP="006D2022">
      <w:pPr>
        <w:pStyle w:val="Heading2"/>
      </w:pPr>
      <w:r>
        <w:t>Simulasi Carbon Tax – Budget Surplus</w:t>
      </w:r>
    </w:p>
    <w:p w14:paraId="4779FAF3" w14:textId="77777777" w:rsidR="00652F4A" w:rsidRDefault="00652F4A" w:rsidP="00652F4A">
      <w:pPr>
        <w:pStyle w:val="ListParagraph"/>
      </w:pPr>
    </w:p>
    <w:p w14:paraId="200C05AC" w14:textId="709D5FF8" w:rsidR="002E5C67" w:rsidRDefault="00E4450C" w:rsidP="001F4A92">
      <w:pPr>
        <w:pStyle w:val="ListParagraph"/>
        <w:numPr>
          <w:ilvl w:val="0"/>
          <w:numId w:val="3"/>
        </w:numPr>
        <w:jc w:val="both"/>
      </w:pPr>
      <w:r w:rsidRPr="00D422E2">
        <w:t xml:space="preserve">Kemudian bagaimana kita melakukan simulasi penerapan pajak karbon sebesar </w:t>
      </w:r>
      <w:r w:rsidR="0065448F">
        <w:t>3</w:t>
      </w:r>
      <w:r w:rsidRPr="00D422E2">
        <w:t>USD pada komoditas energi yang digunakan oleh seluruh industri diseluruh daerah di Indonesia</w:t>
      </w:r>
      <w:r w:rsidR="009D2E11">
        <w:t xml:space="preserve"> pada tahun 2025</w:t>
      </w:r>
      <w:r w:rsidR="008D7DFC">
        <w:t xml:space="preserve"> (dan tetap berlaku sampai 2040)</w:t>
      </w:r>
      <w:r w:rsidR="00D422E2">
        <w:t>? Untuk ini, kita harus mengetahui variabel apa yang akan kita shock</w:t>
      </w:r>
      <w:r w:rsidR="002E5C67">
        <w:t xml:space="preserve"> dan juga menentukan nilai shock yang sesuai</w:t>
      </w:r>
      <w:r w:rsidR="00D422E2">
        <w:t xml:space="preserve">. </w:t>
      </w:r>
    </w:p>
    <w:p w14:paraId="4D19288D" w14:textId="77777777" w:rsidR="00B7498B" w:rsidRDefault="00B7498B" w:rsidP="00B7498B">
      <w:pPr>
        <w:pStyle w:val="ListParagraph"/>
      </w:pPr>
    </w:p>
    <w:p w14:paraId="32C93922" w14:textId="618E02BD" w:rsidR="00E4450C" w:rsidRDefault="009A560C" w:rsidP="001F4A92">
      <w:pPr>
        <w:pStyle w:val="ListParagraph"/>
        <w:numPr>
          <w:ilvl w:val="0"/>
          <w:numId w:val="3"/>
        </w:numPr>
        <w:jc w:val="both"/>
      </w:pPr>
      <w:r>
        <w:t xml:space="preserve">Model IndoTERM ini tidak memiliki variabel khusus carbon tax, tapi kita bisa menggunakan commodity tax. </w:t>
      </w:r>
    </w:p>
    <w:p w14:paraId="74C028C9" w14:textId="77777777" w:rsidR="00B7498B" w:rsidRDefault="00A16AB7" w:rsidP="00A16AB7">
      <w:pPr>
        <w:pStyle w:val="ListParagraph"/>
        <w:numPr>
          <w:ilvl w:val="1"/>
          <w:numId w:val="3"/>
        </w:numPr>
        <w:jc w:val="both"/>
      </w:pPr>
      <w:r>
        <w:t>Pada RunDynam, klik View | Main TABLO file. Ketika term.tab sudah terbuka</w:t>
      </w:r>
      <w:r w:rsidR="009E2A1C">
        <w:t xml:space="preserve"> pada TABmate</w:t>
      </w:r>
      <w:r>
        <w:t>, klik Tablo Check. Kemudian cari powers of commodity tax</w:t>
      </w:r>
      <w:r w:rsidR="00F5334D">
        <w:t>. Apakah nama variabel</w:t>
      </w:r>
      <w:r w:rsidR="00992944">
        <w:t xml:space="preserve"> </w:t>
      </w:r>
      <w:r w:rsidR="00992944" w:rsidRPr="00992944">
        <w:t>powers of commodity tax</w:t>
      </w:r>
      <w:r w:rsidR="00992944">
        <w:t xml:space="preserve"> tersebut</w:t>
      </w:r>
      <w:r w:rsidR="00F5334D">
        <w:t xml:space="preserve">? </w:t>
      </w:r>
    </w:p>
    <w:p w14:paraId="795074CC" w14:textId="24C355D2" w:rsidR="00A16AB7" w:rsidRDefault="00F5334D" w:rsidP="00B7498B">
      <w:pPr>
        <w:pStyle w:val="ListParagraph"/>
        <w:ind w:left="1080"/>
        <w:jc w:val="both"/>
      </w:pPr>
      <w:r w:rsidRPr="00F5334D">
        <w:rPr>
          <w:rFonts w:ascii="Consolas" w:hAnsi="Consolas" w:cs="Consolas"/>
          <w:color w:val="FF0000"/>
          <w:kern w:val="0"/>
          <w:sz w:val="24"/>
          <w:szCs w:val="24"/>
        </w:rPr>
        <w:t>tuser(c,s,u,d)</w:t>
      </w:r>
    </w:p>
    <w:p w14:paraId="701484B8" w14:textId="0AE99C83" w:rsidR="00F5334D" w:rsidRDefault="00F5334D" w:rsidP="00A16AB7">
      <w:pPr>
        <w:pStyle w:val="ListParagraph"/>
        <w:numPr>
          <w:ilvl w:val="1"/>
          <w:numId w:val="3"/>
        </w:numPr>
        <w:jc w:val="both"/>
      </w:pPr>
      <w:r>
        <w:lastRenderedPageBreak/>
        <w:t xml:space="preserve">Kemudian pelajari </w:t>
      </w:r>
      <w:r w:rsidR="009E2A1C">
        <w:t xml:space="preserve">persamaan yang berhubungan dengan variabel tersebut, dengan cara klik/blok tuser kemudian </w:t>
      </w:r>
      <w:r w:rsidR="0083293A">
        <w:t xml:space="preserve">klik Gloss. </w:t>
      </w:r>
      <w:r w:rsidR="00A95FB4">
        <w:t xml:space="preserve">Maka sekarang akan muncul semua persamaan yang memiliki variabel tuser. </w:t>
      </w:r>
    </w:p>
    <w:p w14:paraId="6AC1A22F" w14:textId="3D8B9E09" w:rsidR="00934770" w:rsidRDefault="00934770" w:rsidP="00934770">
      <w:pPr>
        <w:pStyle w:val="ListParagraph"/>
        <w:ind w:left="1080"/>
        <w:jc w:val="both"/>
      </w:pPr>
      <w:r>
        <w:rPr>
          <w:noProof/>
        </w:rPr>
        <w:drawing>
          <wp:inline distT="0" distB="0" distL="0" distR="0" wp14:anchorId="303A94D7" wp14:editId="76DC0306">
            <wp:extent cx="3701791" cy="2313517"/>
            <wp:effectExtent l="19050" t="19050" r="13335" b="10795"/>
            <wp:docPr id="7241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5445" name=""/>
                    <pic:cNvPicPr/>
                  </pic:nvPicPr>
                  <pic:blipFill>
                    <a:blip r:embed="rId8"/>
                    <a:stretch>
                      <a:fillRect/>
                    </a:stretch>
                  </pic:blipFill>
                  <pic:spPr>
                    <a:xfrm>
                      <a:off x="0" y="0"/>
                      <a:ext cx="3706961" cy="2316748"/>
                    </a:xfrm>
                    <a:prstGeom prst="rect">
                      <a:avLst/>
                    </a:prstGeom>
                    <a:ln>
                      <a:solidFill>
                        <a:schemeClr val="tx1"/>
                      </a:solidFill>
                    </a:ln>
                  </pic:spPr>
                </pic:pic>
              </a:graphicData>
            </a:graphic>
          </wp:inline>
        </w:drawing>
      </w:r>
    </w:p>
    <w:p w14:paraId="78136310" w14:textId="77777777" w:rsidR="000B6F14" w:rsidRDefault="000B6F14" w:rsidP="000B6F14">
      <w:pPr>
        <w:pStyle w:val="ListParagraph"/>
        <w:ind w:left="1080"/>
        <w:jc w:val="both"/>
      </w:pPr>
    </w:p>
    <w:p w14:paraId="266ADA57" w14:textId="15D67574" w:rsidR="00A95FB4" w:rsidRDefault="004C5B27" w:rsidP="00A16AB7">
      <w:pPr>
        <w:pStyle w:val="ListParagraph"/>
        <w:numPr>
          <w:ilvl w:val="1"/>
          <w:numId w:val="3"/>
        </w:numPr>
        <w:jc w:val="both"/>
      </w:pPr>
      <w:r>
        <w:t>Kemudian kembali ke RunDynam dan buka POL.CLS. Setelah terbuka pada TABmate, cari variabel tuser</w:t>
      </w:r>
      <w:r w:rsidR="005347C9">
        <w:t>. A</w:t>
      </w:r>
      <w:r>
        <w:t>pasaja pilihan eksogenous variabel tuser yang tersedia</w:t>
      </w:r>
      <w:r w:rsidR="003B37CB">
        <w:t xml:space="preserve"> pada pol.cls</w:t>
      </w:r>
      <w:r>
        <w:t>?</w:t>
      </w:r>
    </w:p>
    <w:p w14:paraId="47F5A282" w14:textId="713D48C8" w:rsidR="00C90D4F" w:rsidRPr="00BF37C0" w:rsidRDefault="00C90D4F" w:rsidP="00C90D4F">
      <w:pPr>
        <w:pStyle w:val="ListParagraph"/>
        <w:ind w:left="1080"/>
        <w:jc w:val="both"/>
        <w:rPr>
          <w:color w:val="FF0000"/>
        </w:rPr>
      </w:pPr>
      <w:r w:rsidRPr="00BF37C0">
        <w:rPr>
          <w:color w:val="FF0000"/>
        </w:rPr>
        <w:t>Jawaban:</w:t>
      </w:r>
    </w:p>
    <w:p w14:paraId="39F388D7" w14:textId="7485F5B2" w:rsidR="00C90D4F" w:rsidRPr="00C90D4F" w:rsidRDefault="00C90D4F" w:rsidP="00C90D4F">
      <w:pPr>
        <w:pStyle w:val="ListParagraph"/>
        <w:ind w:left="1080"/>
        <w:rPr>
          <w:sz w:val="20"/>
          <w:szCs w:val="20"/>
        </w:rPr>
      </w:pPr>
      <w:r w:rsidRPr="00C90D4F">
        <w:rPr>
          <w:rFonts w:ascii="Consolas" w:hAnsi="Consolas" w:cs="Consolas"/>
          <w:b/>
          <w:bCs/>
          <w:color w:val="000000"/>
          <w:kern w:val="0"/>
          <w:sz w:val="20"/>
          <w:szCs w:val="20"/>
        </w:rPr>
        <w:t>Exogenous</w:t>
      </w:r>
      <w:r>
        <w:rPr>
          <w:rFonts w:ascii="Consolas" w:hAnsi="Consolas" w:cs="Consolas"/>
          <w:color w:val="000000"/>
          <w:kern w:val="0"/>
          <w:sz w:val="20"/>
          <w:szCs w:val="20"/>
        </w:rPr>
        <w:tab/>
      </w:r>
      <w:r w:rsidRPr="00C90D4F">
        <w:rPr>
          <w:rFonts w:ascii="Consolas" w:hAnsi="Consolas" w:cs="Consolas"/>
          <w:color w:val="008000"/>
          <w:kern w:val="0"/>
          <w:sz w:val="20"/>
          <w:szCs w:val="20"/>
        </w:rPr>
        <w:t>tuser_csud</w:t>
      </w:r>
      <w:r w:rsidRPr="00C90D4F">
        <w:rPr>
          <w:rFonts w:ascii="Consolas" w:hAnsi="Consolas" w:cs="Consolas"/>
          <w:color w:val="000000"/>
          <w:kern w:val="0"/>
          <w:sz w:val="20"/>
          <w:szCs w:val="20"/>
        </w:rPr>
        <w:t xml:space="preserve"> ; </w:t>
      </w:r>
      <w:r w:rsidRPr="00C90D4F">
        <w:rPr>
          <w:rFonts w:ascii="Consolas" w:hAnsi="Consolas" w:cs="Consolas"/>
          <w:i/>
          <w:iCs/>
          <w:color w:val="0000F0"/>
          <w:kern w:val="0"/>
          <w:sz w:val="20"/>
          <w:szCs w:val="20"/>
        </w:rPr>
        <w:t>! 1   all tax shifter</w:t>
      </w:r>
      <w:r w:rsidRPr="00C90D4F">
        <w:rPr>
          <w:rFonts w:ascii="Consolas" w:hAnsi="Consolas" w:cs="Consolas"/>
          <w:i/>
          <w:iCs/>
          <w:color w:val="0000F0"/>
          <w:kern w:val="0"/>
          <w:sz w:val="20"/>
          <w:szCs w:val="20"/>
        </w:rPr>
        <w:br/>
      </w:r>
      <w:r w:rsidRPr="00C90D4F">
        <w:rPr>
          <w:rFonts w:ascii="Consolas" w:hAnsi="Consolas" w:cs="Consolas"/>
          <w:b/>
          <w:bCs/>
          <w:color w:val="000000"/>
          <w:kern w:val="0"/>
          <w:sz w:val="20"/>
          <w:szCs w:val="20"/>
        </w:rPr>
        <w:t>Exogenous</w:t>
      </w:r>
      <w:r>
        <w:rPr>
          <w:rFonts w:ascii="Consolas" w:hAnsi="Consolas" w:cs="Consolas"/>
          <w:color w:val="000000"/>
          <w:kern w:val="0"/>
          <w:sz w:val="20"/>
          <w:szCs w:val="20"/>
        </w:rPr>
        <w:tab/>
      </w:r>
      <w:r w:rsidRPr="00C90D4F">
        <w:rPr>
          <w:rFonts w:ascii="Consolas" w:hAnsi="Consolas" w:cs="Consolas"/>
          <w:color w:val="008000"/>
          <w:kern w:val="0"/>
          <w:sz w:val="20"/>
          <w:szCs w:val="20"/>
        </w:rPr>
        <w:t>tuser_sd</w:t>
      </w:r>
      <w:r w:rsidRPr="00C90D4F">
        <w:rPr>
          <w:rFonts w:ascii="Consolas" w:hAnsi="Consolas" w:cs="Consolas"/>
          <w:color w:val="000000"/>
          <w:kern w:val="0"/>
          <w:sz w:val="20"/>
          <w:szCs w:val="20"/>
        </w:rPr>
        <w:t xml:space="preserve"> ; </w:t>
      </w:r>
      <w:r w:rsidRPr="00C90D4F">
        <w:rPr>
          <w:rFonts w:ascii="Consolas" w:hAnsi="Consolas" w:cs="Consolas"/>
          <w:i/>
          <w:iCs/>
          <w:color w:val="0000F0"/>
          <w:kern w:val="0"/>
          <w:sz w:val="20"/>
          <w:szCs w:val="20"/>
        </w:rPr>
        <w:t>! COM*USR   Tax shifter by commodity and users</w:t>
      </w:r>
      <w:r w:rsidRPr="00C90D4F">
        <w:rPr>
          <w:rFonts w:ascii="Consolas" w:hAnsi="Consolas" w:cs="Consolas"/>
          <w:i/>
          <w:iCs/>
          <w:color w:val="0000F0"/>
          <w:kern w:val="0"/>
          <w:sz w:val="20"/>
          <w:szCs w:val="20"/>
        </w:rPr>
        <w:br/>
      </w:r>
      <w:r w:rsidRPr="00C90D4F">
        <w:rPr>
          <w:rFonts w:ascii="Consolas" w:hAnsi="Consolas" w:cs="Consolas"/>
          <w:b/>
          <w:bCs/>
          <w:color w:val="000000"/>
          <w:kern w:val="0"/>
          <w:sz w:val="20"/>
          <w:szCs w:val="20"/>
        </w:rPr>
        <w:t>Exogenous</w:t>
      </w:r>
      <w:r>
        <w:rPr>
          <w:rFonts w:ascii="Consolas" w:hAnsi="Consolas" w:cs="Consolas"/>
          <w:color w:val="000000"/>
          <w:kern w:val="0"/>
          <w:sz w:val="20"/>
          <w:szCs w:val="20"/>
        </w:rPr>
        <w:tab/>
      </w:r>
      <w:r w:rsidRPr="00C90D4F">
        <w:rPr>
          <w:rFonts w:ascii="Consolas" w:hAnsi="Consolas" w:cs="Consolas"/>
          <w:color w:val="008000"/>
          <w:kern w:val="0"/>
          <w:sz w:val="20"/>
          <w:szCs w:val="20"/>
        </w:rPr>
        <w:t>tuser_su</w:t>
      </w:r>
      <w:r w:rsidRPr="00C90D4F">
        <w:rPr>
          <w:rFonts w:ascii="Consolas" w:hAnsi="Consolas" w:cs="Consolas"/>
          <w:color w:val="000000"/>
          <w:kern w:val="0"/>
          <w:sz w:val="20"/>
          <w:szCs w:val="20"/>
        </w:rPr>
        <w:t xml:space="preserve"> ; </w:t>
      </w:r>
      <w:r w:rsidRPr="00C90D4F">
        <w:rPr>
          <w:rFonts w:ascii="Consolas" w:hAnsi="Consolas" w:cs="Consolas"/>
          <w:i/>
          <w:iCs/>
          <w:color w:val="0000F0"/>
          <w:kern w:val="0"/>
          <w:sz w:val="20"/>
          <w:szCs w:val="20"/>
        </w:rPr>
        <w:t>! COM*DST   Tax shifter by commodity and region</w:t>
      </w:r>
      <w:r w:rsidRPr="00C90D4F">
        <w:rPr>
          <w:rFonts w:ascii="Consolas" w:hAnsi="Consolas" w:cs="Consolas"/>
          <w:i/>
          <w:iCs/>
          <w:color w:val="0000F0"/>
          <w:kern w:val="0"/>
          <w:sz w:val="20"/>
          <w:szCs w:val="20"/>
        </w:rPr>
        <w:br/>
      </w:r>
      <w:r w:rsidRPr="00C90D4F">
        <w:rPr>
          <w:rFonts w:ascii="Consolas" w:hAnsi="Consolas" w:cs="Consolas"/>
          <w:b/>
          <w:bCs/>
          <w:color w:val="000000"/>
          <w:kern w:val="0"/>
          <w:sz w:val="20"/>
          <w:szCs w:val="20"/>
        </w:rPr>
        <w:t>Exogenous</w:t>
      </w:r>
      <w:r>
        <w:rPr>
          <w:rFonts w:ascii="Consolas" w:hAnsi="Consolas" w:cs="Consolas"/>
          <w:color w:val="000000"/>
          <w:kern w:val="0"/>
          <w:sz w:val="20"/>
          <w:szCs w:val="20"/>
        </w:rPr>
        <w:tab/>
      </w:r>
      <w:r w:rsidRPr="00C90D4F">
        <w:rPr>
          <w:rFonts w:ascii="Consolas" w:hAnsi="Consolas" w:cs="Consolas"/>
          <w:color w:val="008000"/>
          <w:kern w:val="0"/>
          <w:sz w:val="20"/>
          <w:szCs w:val="20"/>
        </w:rPr>
        <w:t>tuser_sud</w:t>
      </w:r>
      <w:r w:rsidRPr="00C90D4F">
        <w:rPr>
          <w:rFonts w:ascii="Consolas" w:hAnsi="Consolas" w:cs="Consolas"/>
          <w:color w:val="000000"/>
          <w:kern w:val="0"/>
          <w:sz w:val="20"/>
          <w:szCs w:val="20"/>
        </w:rPr>
        <w:t xml:space="preserve"> ; </w:t>
      </w:r>
      <w:r w:rsidRPr="00C90D4F">
        <w:rPr>
          <w:rFonts w:ascii="Consolas" w:hAnsi="Consolas" w:cs="Consolas"/>
          <w:i/>
          <w:iCs/>
          <w:color w:val="0000F0"/>
          <w:kern w:val="0"/>
          <w:sz w:val="20"/>
          <w:szCs w:val="20"/>
        </w:rPr>
        <w:t>! COM   Tax shifter by commodity</w:t>
      </w:r>
      <w:r w:rsidRPr="00C90D4F">
        <w:rPr>
          <w:rFonts w:ascii="Consolas" w:hAnsi="Consolas" w:cs="Consolas"/>
          <w:i/>
          <w:iCs/>
          <w:color w:val="0000F0"/>
          <w:kern w:val="0"/>
          <w:sz w:val="20"/>
          <w:szCs w:val="20"/>
        </w:rPr>
        <w:br/>
      </w:r>
      <w:r w:rsidRPr="00C90D4F">
        <w:rPr>
          <w:rFonts w:ascii="Consolas" w:hAnsi="Consolas" w:cs="Consolas"/>
          <w:b/>
          <w:bCs/>
          <w:color w:val="000000"/>
          <w:kern w:val="0"/>
          <w:sz w:val="20"/>
          <w:szCs w:val="20"/>
        </w:rPr>
        <w:t>Exogenous</w:t>
      </w:r>
      <w:r>
        <w:rPr>
          <w:rFonts w:ascii="Consolas" w:hAnsi="Consolas" w:cs="Consolas"/>
          <w:color w:val="000000"/>
          <w:kern w:val="0"/>
          <w:sz w:val="20"/>
          <w:szCs w:val="20"/>
        </w:rPr>
        <w:tab/>
      </w:r>
      <w:r w:rsidRPr="00C90D4F">
        <w:rPr>
          <w:rFonts w:ascii="Consolas" w:hAnsi="Consolas" w:cs="Consolas"/>
          <w:color w:val="008000"/>
          <w:kern w:val="0"/>
          <w:sz w:val="20"/>
          <w:szCs w:val="20"/>
        </w:rPr>
        <w:t>tuser_ud</w:t>
      </w:r>
      <w:r w:rsidRPr="00C90D4F">
        <w:rPr>
          <w:rFonts w:ascii="Consolas" w:hAnsi="Consolas" w:cs="Consolas"/>
          <w:color w:val="000000"/>
          <w:kern w:val="0"/>
          <w:sz w:val="20"/>
          <w:szCs w:val="20"/>
        </w:rPr>
        <w:t xml:space="preserve"> ; </w:t>
      </w:r>
      <w:r w:rsidRPr="00C90D4F">
        <w:rPr>
          <w:rFonts w:ascii="Consolas" w:hAnsi="Consolas" w:cs="Consolas"/>
          <w:i/>
          <w:iCs/>
          <w:color w:val="0000F0"/>
          <w:kern w:val="0"/>
          <w:sz w:val="20"/>
          <w:szCs w:val="20"/>
        </w:rPr>
        <w:t>! COM*SRC   Tax shifter by commodity and source</w:t>
      </w:r>
    </w:p>
    <w:p w14:paraId="464FB545" w14:textId="77777777" w:rsidR="00343541" w:rsidRDefault="00343541" w:rsidP="00343541">
      <w:pPr>
        <w:pStyle w:val="ListParagraph"/>
        <w:ind w:left="1080"/>
        <w:jc w:val="both"/>
      </w:pPr>
    </w:p>
    <w:p w14:paraId="6C66C518" w14:textId="0E37114C" w:rsidR="00C90D4F" w:rsidRDefault="009A03AD" w:rsidP="00C90D4F">
      <w:pPr>
        <w:pStyle w:val="ListParagraph"/>
        <w:numPr>
          <w:ilvl w:val="1"/>
          <w:numId w:val="3"/>
        </w:numPr>
        <w:jc w:val="both"/>
      </w:pPr>
      <w:r>
        <w:t xml:space="preserve">Untuk simulasi pengenaan carbon tax ini kita akan gunakan variabel </w:t>
      </w:r>
      <w:r w:rsidRPr="00C90D4F">
        <w:rPr>
          <w:rFonts w:ascii="Consolas" w:hAnsi="Consolas" w:cs="Consolas"/>
          <w:color w:val="008000"/>
          <w:kern w:val="0"/>
          <w:sz w:val="20"/>
          <w:szCs w:val="20"/>
        </w:rPr>
        <w:t>tuser_csud</w:t>
      </w:r>
      <w:r>
        <w:t xml:space="preserve"> yang merupakan powers of commodity tax </w:t>
      </w:r>
      <w:r w:rsidR="00626A3C">
        <w:t xml:space="preserve">tunggal (untuk semua commodity (C), dari semua sumber (S), untuk semua user (U), dan di semua daerah (D). </w:t>
      </w:r>
    </w:p>
    <w:p w14:paraId="3429DFC4" w14:textId="77777777" w:rsidR="009D2E11" w:rsidRDefault="009D2E11" w:rsidP="009D2E11">
      <w:pPr>
        <w:pStyle w:val="ListParagraph"/>
        <w:ind w:left="1080"/>
        <w:jc w:val="both"/>
      </w:pPr>
    </w:p>
    <w:p w14:paraId="4E0EA62F" w14:textId="79A2D29E" w:rsidR="005A5F1B" w:rsidRDefault="005A5F1B" w:rsidP="005A5F1B">
      <w:pPr>
        <w:pStyle w:val="ListParagraph"/>
        <w:numPr>
          <w:ilvl w:val="0"/>
          <w:numId w:val="3"/>
        </w:numPr>
        <w:jc w:val="both"/>
      </w:pPr>
      <w:r>
        <w:t xml:space="preserve">Setelah mengetahui variabel yang akan kita shock, masalah berikutnya yang harus kita selesaikan adalah menentukan nilai shock </w:t>
      </w:r>
      <w:r w:rsidRPr="00C90D4F">
        <w:rPr>
          <w:rFonts w:ascii="Consolas" w:hAnsi="Consolas" w:cs="Consolas"/>
          <w:color w:val="008000"/>
          <w:kern w:val="0"/>
          <w:sz w:val="20"/>
          <w:szCs w:val="20"/>
        </w:rPr>
        <w:t>tuser_csud</w:t>
      </w:r>
      <w:r>
        <w:t xml:space="preserve"> yang setara dengan carbon tax sebesar </w:t>
      </w:r>
      <w:r w:rsidR="0065448F">
        <w:t>3</w:t>
      </w:r>
      <w:r>
        <w:t>USD.</w:t>
      </w:r>
      <w:r w:rsidR="00FE2E48">
        <w:t xml:space="preserve"> Untuk itu, kita perlu dua informasi, (i) nilai power of tax awal (baseline/tanpa kebijakan), dan (ii) power of tax yang baru ketika kita menambahkan carbon tax </w:t>
      </w:r>
      <w:r w:rsidR="0065448F">
        <w:t>3</w:t>
      </w:r>
      <w:r w:rsidR="00FE2E48">
        <w:t xml:space="preserve">USD. </w:t>
      </w:r>
    </w:p>
    <w:p w14:paraId="7A44E75C" w14:textId="77777777" w:rsidR="009D2E11" w:rsidRDefault="009D2E11" w:rsidP="009D2E11">
      <w:pPr>
        <w:pStyle w:val="ListParagraph"/>
        <w:ind w:left="360"/>
        <w:jc w:val="both"/>
      </w:pPr>
    </w:p>
    <w:p w14:paraId="53EC5B57" w14:textId="764C167B" w:rsidR="00FE2E48" w:rsidRDefault="00FE2E48" w:rsidP="005A5F1B">
      <w:pPr>
        <w:pStyle w:val="ListParagraph"/>
        <w:numPr>
          <w:ilvl w:val="0"/>
          <w:numId w:val="3"/>
        </w:numPr>
        <w:jc w:val="both"/>
      </w:pPr>
      <w:r>
        <w:t>Pada bagian ini kita akan coba menghitung nilai power of tax awal (baseline/tanpa kebijakan)</w:t>
      </w:r>
      <w:r w:rsidR="0087559F">
        <w:t>.</w:t>
      </w:r>
    </w:p>
    <w:p w14:paraId="7FE31209" w14:textId="57CFD2F8" w:rsidR="000513CF" w:rsidRDefault="000513CF" w:rsidP="005A5F1B">
      <w:pPr>
        <w:pStyle w:val="ListParagraph"/>
        <w:numPr>
          <w:ilvl w:val="1"/>
          <w:numId w:val="3"/>
        </w:numPr>
        <w:jc w:val="both"/>
      </w:pPr>
      <w:r>
        <w:t xml:space="preserve">Untuk menghitung power of tax, kita perlu mengetahui nilai tax rate. Pada term.tab, carilah formula </w:t>
      </w:r>
      <w:r w:rsidR="00073308">
        <w:t>untuk</w:t>
      </w:r>
      <w:r>
        <w:t xml:space="preserve"> menghitung taxrate</w:t>
      </w:r>
      <w:r w:rsidR="00073308">
        <w:t>:</w:t>
      </w:r>
    </w:p>
    <w:p w14:paraId="553804E1" w14:textId="5A828214" w:rsidR="000513CF" w:rsidRPr="000513CF" w:rsidRDefault="000513CF" w:rsidP="000513CF">
      <w:pPr>
        <w:pStyle w:val="ListParagraph"/>
        <w:ind w:left="1080"/>
        <w:jc w:val="both"/>
        <w:rPr>
          <w:color w:val="FF0000"/>
        </w:rPr>
      </w:pPr>
      <w:r w:rsidRPr="000513CF">
        <w:rPr>
          <w:color w:val="FF0000"/>
        </w:rPr>
        <w:t xml:space="preserve">Jawaban: </w:t>
      </w:r>
    </w:p>
    <w:p w14:paraId="365CE1E7" w14:textId="4537D5AF" w:rsidR="000513CF" w:rsidRDefault="000513CF" w:rsidP="000513CF">
      <w:pPr>
        <w:pStyle w:val="ListParagraph"/>
        <w:ind w:left="1080"/>
        <w:jc w:val="both"/>
        <w:rPr>
          <w:rFonts w:ascii="Consolas" w:hAnsi="Consolas" w:cs="Consolas"/>
          <w:color w:val="000000"/>
          <w:kern w:val="0"/>
        </w:rPr>
      </w:pPr>
      <w:r>
        <w:t xml:space="preserve"> </w:t>
      </w:r>
      <w:r w:rsidRPr="000513CF">
        <w:rPr>
          <w:rFonts w:ascii="Consolas" w:hAnsi="Consolas" w:cs="Consolas"/>
          <w:color w:val="008000"/>
          <w:kern w:val="0"/>
        </w:rPr>
        <w:t>TAXRATE</w:t>
      </w:r>
      <w:r w:rsidRPr="000513CF">
        <w:rPr>
          <w:rFonts w:ascii="Consolas" w:hAnsi="Consolas" w:cs="Consolas"/>
          <w:color w:val="000000"/>
          <w:kern w:val="0"/>
        </w:rPr>
        <w:t>(</w:t>
      </w:r>
      <w:r w:rsidRPr="000513CF">
        <w:rPr>
          <w:rFonts w:ascii="Consolas" w:hAnsi="Consolas" w:cs="Consolas"/>
          <w:color w:val="008000"/>
          <w:kern w:val="0"/>
        </w:rPr>
        <w:t>c</w:t>
      </w:r>
      <w:r w:rsidRPr="000513CF">
        <w:rPr>
          <w:rFonts w:ascii="Consolas" w:hAnsi="Consolas" w:cs="Consolas"/>
          <w:color w:val="000000"/>
          <w:kern w:val="0"/>
        </w:rPr>
        <w:t>,</w:t>
      </w:r>
      <w:r w:rsidRPr="000513CF">
        <w:rPr>
          <w:rFonts w:ascii="Consolas" w:hAnsi="Consolas" w:cs="Consolas"/>
          <w:color w:val="008000"/>
          <w:kern w:val="0"/>
        </w:rPr>
        <w:t>s</w:t>
      </w:r>
      <w:r w:rsidRPr="000513CF">
        <w:rPr>
          <w:rFonts w:ascii="Consolas" w:hAnsi="Consolas" w:cs="Consolas"/>
          <w:color w:val="000000"/>
          <w:kern w:val="0"/>
        </w:rPr>
        <w:t>,</w:t>
      </w:r>
      <w:r w:rsidRPr="000513CF">
        <w:rPr>
          <w:rFonts w:ascii="Consolas" w:hAnsi="Consolas" w:cs="Consolas"/>
          <w:color w:val="008000"/>
          <w:kern w:val="0"/>
        </w:rPr>
        <w:t>u</w:t>
      </w:r>
      <w:r w:rsidRPr="000513CF">
        <w:rPr>
          <w:rFonts w:ascii="Consolas" w:hAnsi="Consolas" w:cs="Consolas"/>
          <w:color w:val="000000"/>
          <w:kern w:val="0"/>
        </w:rPr>
        <w:t>,</w:t>
      </w:r>
      <w:r w:rsidRPr="000513CF">
        <w:rPr>
          <w:rFonts w:ascii="Consolas" w:hAnsi="Consolas" w:cs="Consolas"/>
          <w:color w:val="008000"/>
          <w:kern w:val="0"/>
        </w:rPr>
        <w:t>d</w:t>
      </w:r>
      <w:r w:rsidRPr="000513CF">
        <w:rPr>
          <w:rFonts w:ascii="Consolas" w:hAnsi="Consolas" w:cs="Consolas"/>
          <w:color w:val="000000"/>
          <w:kern w:val="0"/>
        </w:rPr>
        <w:t xml:space="preserve">) = </w:t>
      </w:r>
      <w:r w:rsidRPr="000513CF">
        <w:rPr>
          <w:rFonts w:ascii="Consolas" w:hAnsi="Consolas" w:cs="Consolas"/>
          <w:color w:val="008000"/>
          <w:kern w:val="0"/>
        </w:rPr>
        <w:t>TAX</w:t>
      </w:r>
      <w:r w:rsidRPr="000513CF">
        <w:rPr>
          <w:rFonts w:ascii="Consolas" w:hAnsi="Consolas" w:cs="Consolas"/>
          <w:color w:val="000000"/>
          <w:kern w:val="0"/>
        </w:rPr>
        <w:t>(</w:t>
      </w:r>
      <w:r w:rsidRPr="000513CF">
        <w:rPr>
          <w:rFonts w:ascii="Consolas" w:hAnsi="Consolas" w:cs="Consolas"/>
          <w:color w:val="008000"/>
          <w:kern w:val="0"/>
        </w:rPr>
        <w:t>c</w:t>
      </w:r>
      <w:r w:rsidRPr="000513CF">
        <w:rPr>
          <w:rFonts w:ascii="Consolas" w:hAnsi="Consolas" w:cs="Consolas"/>
          <w:color w:val="000000"/>
          <w:kern w:val="0"/>
        </w:rPr>
        <w:t>,</w:t>
      </w:r>
      <w:r w:rsidRPr="000513CF">
        <w:rPr>
          <w:rFonts w:ascii="Consolas" w:hAnsi="Consolas" w:cs="Consolas"/>
          <w:color w:val="008000"/>
          <w:kern w:val="0"/>
        </w:rPr>
        <w:t>s</w:t>
      </w:r>
      <w:r w:rsidRPr="000513CF">
        <w:rPr>
          <w:rFonts w:ascii="Consolas" w:hAnsi="Consolas" w:cs="Consolas"/>
          <w:color w:val="000000"/>
          <w:kern w:val="0"/>
        </w:rPr>
        <w:t>,</w:t>
      </w:r>
      <w:r w:rsidRPr="000513CF">
        <w:rPr>
          <w:rFonts w:ascii="Consolas" w:hAnsi="Consolas" w:cs="Consolas"/>
          <w:color w:val="008000"/>
          <w:kern w:val="0"/>
        </w:rPr>
        <w:t>u</w:t>
      </w:r>
      <w:r w:rsidRPr="000513CF">
        <w:rPr>
          <w:rFonts w:ascii="Consolas" w:hAnsi="Consolas" w:cs="Consolas"/>
          <w:color w:val="000000"/>
          <w:kern w:val="0"/>
        </w:rPr>
        <w:t>,</w:t>
      </w:r>
      <w:r w:rsidRPr="000513CF">
        <w:rPr>
          <w:rFonts w:ascii="Consolas" w:hAnsi="Consolas" w:cs="Consolas"/>
          <w:color w:val="008000"/>
          <w:kern w:val="0"/>
        </w:rPr>
        <w:t>d</w:t>
      </w:r>
      <w:r w:rsidRPr="000513CF">
        <w:rPr>
          <w:rFonts w:ascii="Consolas" w:hAnsi="Consolas" w:cs="Consolas"/>
          <w:color w:val="000000"/>
          <w:kern w:val="0"/>
        </w:rPr>
        <w:t>)/</w:t>
      </w:r>
      <w:r w:rsidRPr="000513CF">
        <w:rPr>
          <w:rFonts w:ascii="Consolas" w:hAnsi="Consolas" w:cs="Consolas"/>
          <w:color w:val="008000"/>
          <w:kern w:val="0"/>
        </w:rPr>
        <w:t>USE</w:t>
      </w:r>
      <w:r w:rsidRPr="000513CF">
        <w:rPr>
          <w:rFonts w:ascii="Consolas" w:hAnsi="Consolas" w:cs="Consolas"/>
          <w:color w:val="000000"/>
          <w:kern w:val="0"/>
        </w:rPr>
        <w:t>(</w:t>
      </w:r>
      <w:r w:rsidRPr="000513CF">
        <w:rPr>
          <w:rFonts w:ascii="Consolas" w:hAnsi="Consolas" w:cs="Consolas"/>
          <w:color w:val="008000"/>
          <w:kern w:val="0"/>
        </w:rPr>
        <w:t>c</w:t>
      </w:r>
      <w:r w:rsidRPr="000513CF">
        <w:rPr>
          <w:rFonts w:ascii="Consolas" w:hAnsi="Consolas" w:cs="Consolas"/>
          <w:color w:val="000000"/>
          <w:kern w:val="0"/>
        </w:rPr>
        <w:t>,</w:t>
      </w:r>
      <w:r w:rsidRPr="000513CF">
        <w:rPr>
          <w:rFonts w:ascii="Consolas" w:hAnsi="Consolas" w:cs="Consolas"/>
          <w:color w:val="008000"/>
          <w:kern w:val="0"/>
        </w:rPr>
        <w:t>s</w:t>
      </w:r>
      <w:r w:rsidRPr="000513CF">
        <w:rPr>
          <w:rFonts w:ascii="Consolas" w:hAnsi="Consolas" w:cs="Consolas"/>
          <w:color w:val="000000"/>
          <w:kern w:val="0"/>
        </w:rPr>
        <w:t>,</w:t>
      </w:r>
      <w:r w:rsidRPr="000513CF">
        <w:rPr>
          <w:rFonts w:ascii="Consolas" w:hAnsi="Consolas" w:cs="Consolas"/>
          <w:color w:val="008000"/>
          <w:kern w:val="0"/>
        </w:rPr>
        <w:t>u</w:t>
      </w:r>
      <w:r w:rsidRPr="000513CF">
        <w:rPr>
          <w:rFonts w:ascii="Consolas" w:hAnsi="Consolas" w:cs="Consolas"/>
          <w:color w:val="000000"/>
          <w:kern w:val="0"/>
        </w:rPr>
        <w:t>,</w:t>
      </w:r>
      <w:r w:rsidRPr="000513CF">
        <w:rPr>
          <w:rFonts w:ascii="Consolas" w:hAnsi="Consolas" w:cs="Consolas"/>
          <w:color w:val="008000"/>
          <w:kern w:val="0"/>
        </w:rPr>
        <w:t>d</w:t>
      </w:r>
      <w:r w:rsidRPr="000513CF">
        <w:rPr>
          <w:rFonts w:ascii="Consolas" w:hAnsi="Consolas" w:cs="Consolas"/>
          <w:color w:val="000000"/>
          <w:kern w:val="0"/>
        </w:rPr>
        <w:t>)</w:t>
      </w:r>
    </w:p>
    <w:p w14:paraId="568DEC29" w14:textId="77777777" w:rsidR="00022340" w:rsidRDefault="00022340" w:rsidP="000513CF">
      <w:pPr>
        <w:pStyle w:val="ListParagraph"/>
        <w:ind w:left="1080"/>
        <w:jc w:val="both"/>
        <w:rPr>
          <w:rFonts w:ascii="Consolas" w:hAnsi="Consolas" w:cs="Consolas"/>
          <w:color w:val="000000"/>
          <w:kern w:val="0"/>
        </w:rPr>
      </w:pPr>
    </w:p>
    <w:p w14:paraId="367FD62F" w14:textId="424B860F" w:rsidR="000513CF" w:rsidRPr="00022340" w:rsidRDefault="00000000" w:rsidP="000513CF">
      <w:pPr>
        <w:pStyle w:val="ListParagraph"/>
        <w:ind w:left="1080"/>
        <w:jc w:val="both"/>
      </w:pPr>
      <m:oMathPara>
        <m:oMathParaPr>
          <m:jc m:val="left"/>
        </m:oMathParaPr>
        <m:oMath>
          <m:sSub>
            <m:sSubPr>
              <m:ctrlPr>
                <w:ins w:id="0" w:date="2015-05-21T16:21:00Z">
                  <w:rPr>
                    <w:rFonts w:ascii="Cambria Math" w:hAnsi="Cambria Math"/>
                    <w:i/>
                    <w:color w:val="FF0000"/>
                  </w:rPr>
                </w:ins>
              </m:ctrlPr>
            </m:sSubPr>
            <m:e>
              <m:r>
                <w:rPr>
                  <w:rFonts w:ascii="Cambria Math" w:hAnsi="Cambria Math"/>
                  <w:color w:val="FF0000"/>
                </w:rPr>
                <m:t>Tax Rate</m:t>
              </m:r>
            </m:e>
            <m:sub>
              <m:r>
                <w:rPr>
                  <w:rFonts w:ascii="Cambria Math" w:hAnsi="Cambria Math"/>
                  <w:color w:val="FF0000"/>
                </w:rPr>
                <m:t>c,u</m:t>
              </m:r>
            </m:sub>
          </m:sSub>
          <m:r>
            <w:rPr>
              <w:rFonts w:ascii="Cambria Math" w:hAnsi="Cambria Math"/>
              <w:color w:val="FF0000"/>
            </w:rPr>
            <m:t>=</m:t>
          </m:r>
          <m:f>
            <m:fPr>
              <m:ctrlPr>
                <w:ins w:id="1" w:date="2015-05-21T16:05:00Z">
                  <w:rPr>
                    <w:rFonts w:ascii="Cambria Math" w:hAnsi="Cambria Math"/>
                    <w:i/>
                    <w:color w:val="FF0000"/>
                  </w:rPr>
                </w:ins>
              </m:ctrlPr>
            </m:fPr>
            <m:num>
              <m:sSub>
                <m:sSubPr>
                  <m:ctrlPr>
                    <w:ins w:id="2" w:date="2015-05-21T16:21:00Z">
                      <w:rPr>
                        <w:rFonts w:ascii="Cambria Math" w:hAnsi="Cambria Math"/>
                        <w:i/>
                        <w:color w:val="FF0000"/>
                      </w:rPr>
                    </w:ins>
                  </m:ctrlPr>
                </m:sSubPr>
                <m:e>
                  <m:r>
                    <w:rPr>
                      <w:rFonts w:ascii="Cambria Math" w:hAnsi="Cambria Math"/>
                      <w:color w:val="FF0000"/>
                    </w:rPr>
                    <m:t>Tax Revenue</m:t>
                  </m:r>
                </m:e>
                <m:sub>
                  <m:r>
                    <w:rPr>
                      <w:rFonts w:ascii="Cambria Math" w:hAnsi="Cambria Math"/>
                      <w:color w:val="FF0000"/>
                    </w:rPr>
                    <m:t>c,u</m:t>
                  </m:r>
                </m:sub>
              </m:sSub>
            </m:num>
            <m:den>
              <m:sSub>
                <m:sSubPr>
                  <m:ctrlPr>
                    <w:ins w:id="3" w:date="2015-05-21T16:21:00Z">
                      <w:rPr>
                        <w:rFonts w:ascii="Cambria Math" w:hAnsi="Cambria Math"/>
                        <w:i/>
                        <w:color w:val="FF0000"/>
                      </w:rPr>
                    </w:ins>
                  </m:ctrlPr>
                </m:sSubPr>
                <m:e>
                  <m:r>
                    <w:rPr>
                      <w:rFonts w:ascii="Cambria Math" w:hAnsi="Cambria Math"/>
                      <w:color w:val="FF0000"/>
                    </w:rPr>
                    <m:t>Delivered Value of Output</m:t>
                  </m:r>
                </m:e>
                <m:sub>
                  <m:r>
                    <w:rPr>
                      <w:rFonts w:ascii="Cambria Math" w:hAnsi="Cambria Math"/>
                      <w:color w:val="FF0000"/>
                    </w:rPr>
                    <m:t>c,u</m:t>
                  </m:r>
                </m:sub>
              </m:sSub>
            </m:den>
          </m:f>
        </m:oMath>
      </m:oMathPara>
    </w:p>
    <w:p w14:paraId="6B9B8A0E" w14:textId="77777777" w:rsidR="00F65256" w:rsidRDefault="00F65256" w:rsidP="00F65256">
      <w:pPr>
        <w:pStyle w:val="ListParagraph"/>
        <w:ind w:left="1080"/>
        <w:jc w:val="both"/>
      </w:pPr>
    </w:p>
    <w:p w14:paraId="65555626" w14:textId="746BEE22" w:rsidR="00DF6D4F" w:rsidRDefault="000513CF" w:rsidP="005A5F1B">
      <w:pPr>
        <w:pStyle w:val="ListParagraph"/>
        <w:numPr>
          <w:ilvl w:val="1"/>
          <w:numId w:val="3"/>
        </w:numPr>
        <w:jc w:val="both"/>
      </w:pPr>
      <w:r>
        <w:t xml:space="preserve">Berdasarkan jawaban diatas, kita tahu bahwa </w:t>
      </w:r>
      <w:r w:rsidR="003D70C0">
        <w:t>(</w:t>
      </w:r>
      <w:r>
        <w:t>rasio</w:t>
      </w:r>
      <w:r w:rsidR="003D70C0">
        <w:t>)</w:t>
      </w:r>
      <w:r>
        <w:t xml:space="preserve"> </w:t>
      </w:r>
      <w:r w:rsidR="0087559F">
        <w:t xml:space="preserve">tax rate </w:t>
      </w:r>
      <w:r>
        <w:t xml:space="preserve">dihitung dari nilai TAX dan USE. </w:t>
      </w:r>
    </w:p>
    <w:p w14:paraId="234387EE" w14:textId="77777777" w:rsidR="009D2E11" w:rsidRDefault="009D2E11" w:rsidP="009D2E11">
      <w:pPr>
        <w:pStyle w:val="ListParagraph"/>
        <w:ind w:left="1080"/>
        <w:jc w:val="both"/>
      </w:pPr>
    </w:p>
    <w:p w14:paraId="6BE49602" w14:textId="52E700ED" w:rsidR="005A5F1B" w:rsidRDefault="00DF6D4F" w:rsidP="005A5F1B">
      <w:pPr>
        <w:pStyle w:val="ListParagraph"/>
        <w:numPr>
          <w:ilvl w:val="1"/>
          <w:numId w:val="3"/>
        </w:numPr>
        <w:jc w:val="both"/>
      </w:pPr>
      <w:bookmarkStart w:id="4" w:name="_Hlk176472524"/>
      <w:r>
        <w:lastRenderedPageBreak/>
        <w:t>Kembali ke RunDynam, halaman Results.</w:t>
      </w:r>
      <w:r w:rsidR="009D2E11">
        <w:t xml:space="preserve"> </w:t>
      </w:r>
      <w:r w:rsidR="00A60DAD">
        <w:t xml:space="preserve">Pada bagian </w:t>
      </w:r>
      <w:r w:rsidR="00A60DAD" w:rsidRPr="00A60DAD">
        <w:rPr>
          <w:b/>
          <w:bCs/>
        </w:rPr>
        <w:t>Results for Individual Years</w:t>
      </w:r>
      <w:r w:rsidR="00A60DAD">
        <w:t xml:space="preserve">, pilih </w:t>
      </w:r>
      <w:r w:rsidR="00A60DAD" w:rsidRPr="00A60DAD">
        <w:rPr>
          <w:b/>
          <w:bCs/>
        </w:rPr>
        <w:t>Base Rerun</w:t>
      </w:r>
      <w:r w:rsidR="007B5F52">
        <w:rPr>
          <w:b/>
          <w:bCs/>
        </w:rPr>
        <w:t>, INFILE,</w:t>
      </w:r>
      <w:r w:rsidR="00A60DAD">
        <w:t xml:space="preserve"> dan tahun 2025, kemudian klik view. </w:t>
      </w:r>
    </w:p>
    <w:bookmarkEnd w:id="4"/>
    <w:p w14:paraId="5A210C36" w14:textId="77777777" w:rsidR="00070D07" w:rsidRDefault="00070D07" w:rsidP="00070D07">
      <w:pPr>
        <w:pStyle w:val="ListParagraph"/>
      </w:pPr>
    </w:p>
    <w:p w14:paraId="66515B1B" w14:textId="619165BA" w:rsidR="00070D07" w:rsidRDefault="00070D07" w:rsidP="005A5F1B">
      <w:pPr>
        <w:pStyle w:val="ListParagraph"/>
        <w:numPr>
          <w:ilvl w:val="1"/>
          <w:numId w:val="3"/>
        </w:numPr>
        <w:jc w:val="both"/>
      </w:pPr>
      <w:r>
        <w:t xml:space="preserve">Kemudian cari coefficient USE (header BSMR). Klik USE dan lihat tabelnya. Pada tabel USE ini, lakukan filter All Com – Sum SRC – Sum USR – Sum DST. Kemudian tekan ctrl+c pada keyboard dan paste pada file excel “perhitungan carbon tax.xlsx” cell </w:t>
      </w:r>
      <w:r w:rsidR="002A6FCD">
        <w:t>D</w:t>
      </w:r>
      <w:r>
        <w:t xml:space="preserve">3. </w:t>
      </w:r>
    </w:p>
    <w:p w14:paraId="18ADAE8D" w14:textId="575B3329" w:rsidR="006A7359" w:rsidRDefault="004C5DAA" w:rsidP="004C5DAA">
      <w:pPr>
        <w:pStyle w:val="ListParagraph"/>
        <w:ind w:left="1080"/>
        <w:jc w:val="both"/>
      </w:pPr>
      <w:r>
        <w:t xml:space="preserve">Lakukan hal yang sama untuk coefficient TAX (header UTAX), paste tabel TAX pada cell </w:t>
      </w:r>
      <w:r w:rsidR="002A6FCD">
        <w:t>G</w:t>
      </w:r>
      <w:r>
        <w:t>3.</w:t>
      </w:r>
    </w:p>
    <w:p w14:paraId="7CB5B91E" w14:textId="7281401E" w:rsidR="004C5DAA" w:rsidRDefault="006A7359" w:rsidP="004C5DAA">
      <w:pPr>
        <w:pStyle w:val="ListParagraph"/>
        <w:ind w:left="1080"/>
        <w:jc w:val="both"/>
      </w:pPr>
      <w:bookmarkStart w:id="5" w:name="_Hlk176487184"/>
      <w:r>
        <w:t xml:space="preserve">Tutup file ViewHAR. </w:t>
      </w:r>
      <w:r w:rsidR="004C5DAA">
        <w:t xml:space="preserve"> </w:t>
      </w:r>
    </w:p>
    <w:bookmarkEnd w:id="5"/>
    <w:p w14:paraId="545A78ED" w14:textId="63910862" w:rsidR="00CC186E" w:rsidRDefault="00CC186E" w:rsidP="00CC186E">
      <w:pPr>
        <w:pStyle w:val="ListParagraph"/>
        <w:numPr>
          <w:ilvl w:val="1"/>
          <w:numId w:val="3"/>
        </w:numPr>
        <w:jc w:val="both"/>
      </w:pPr>
      <w:r>
        <w:t xml:space="preserve">Pada file excel, hitung tax rate </w:t>
      </w:r>
      <w:r w:rsidR="00EC2D49">
        <w:t xml:space="preserve">untuk masing-masing komoditas </w:t>
      </w:r>
      <w:r>
        <w:t>dengan mengikuti formula pada jawaban bagian a diatas.</w:t>
      </w:r>
    </w:p>
    <w:p w14:paraId="268DC163" w14:textId="794925BD" w:rsidR="00CC186E" w:rsidRDefault="00CC186E" w:rsidP="00CC186E">
      <w:pPr>
        <w:pStyle w:val="ListParagraph"/>
        <w:numPr>
          <w:ilvl w:val="1"/>
          <w:numId w:val="3"/>
        </w:numPr>
        <w:jc w:val="both"/>
      </w:pPr>
      <w:r>
        <w:t>Berapakah (dalam %) tax rate awal Coal, NatGas, dan PetrolRefin?</w:t>
      </w:r>
    </w:p>
    <w:p w14:paraId="559A7B83" w14:textId="0129D7D5" w:rsidR="00CC186E" w:rsidRDefault="00CC186E" w:rsidP="00CC186E">
      <w:pPr>
        <w:pStyle w:val="ListParagraph"/>
        <w:ind w:left="1080"/>
        <w:jc w:val="both"/>
        <w:rPr>
          <w:color w:val="FF0000"/>
        </w:rPr>
      </w:pPr>
      <w:r w:rsidRPr="00CC186E">
        <w:rPr>
          <w:color w:val="FF0000"/>
        </w:rPr>
        <w:t>Coal= 0.24071; NatGas= 0.00034; dan PetrolRefin= -0.82030</w:t>
      </w:r>
    </w:p>
    <w:p w14:paraId="26662848" w14:textId="3FB5D38E" w:rsidR="00CC186E" w:rsidRDefault="0044663E" w:rsidP="0044663E">
      <w:pPr>
        <w:pStyle w:val="ListParagraph"/>
        <w:numPr>
          <w:ilvl w:val="0"/>
          <w:numId w:val="3"/>
        </w:numPr>
        <w:jc w:val="both"/>
      </w:pPr>
      <w:r>
        <w:t xml:space="preserve">Untuk menghitung tax rate akhir (akibat penerapan pajak karbon </w:t>
      </w:r>
      <w:r w:rsidR="0065448F">
        <w:t>3</w:t>
      </w:r>
      <w:r w:rsidR="00005820">
        <w:t>USD</w:t>
      </w:r>
      <w:r>
        <w:t xml:space="preserve">) kita bisa lakukan dengan menghitung (tambahan) penerimaan pajak dari pengenaan carbon tax </w:t>
      </w:r>
      <w:r w:rsidR="0065448F">
        <w:t>3</w:t>
      </w:r>
      <w:r>
        <w:t xml:space="preserve">USD. </w:t>
      </w:r>
    </w:p>
    <w:p w14:paraId="50CC67A0" w14:textId="366315BD" w:rsidR="00752FDC" w:rsidRDefault="00005820" w:rsidP="00005820">
      <w:pPr>
        <w:pStyle w:val="ListParagraph"/>
        <w:numPr>
          <w:ilvl w:val="1"/>
          <w:numId w:val="3"/>
        </w:numPr>
        <w:jc w:val="both"/>
      </w:pPr>
      <w:r>
        <w:t>Untuk melakukan ini kita memerlukan informasi nilai carbon tax (</w:t>
      </w:r>
      <w:r w:rsidR="0065448F">
        <w:t>3</w:t>
      </w:r>
      <w:r>
        <w:t xml:space="preserve"> USD), </w:t>
      </w:r>
      <w:hyperlink r:id="rId9" w:history="1">
        <w:r w:rsidRPr="00005820">
          <w:rPr>
            <w:rStyle w:val="Hyperlink"/>
          </w:rPr>
          <w:t>exchange rate</w:t>
        </w:r>
      </w:hyperlink>
      <w:r>
        <w:t>, dan berdasarkan informasi ini kita bisa memiliki nilai carbon tax dalam satuan Milyar Rupiah per Ton</w:t>
      </w:r>
      <w:r w:rsidR="00C240CE">
        <w:t xml:space="preserve"> (cell P6)</w:t>
      </w:r>
      <w:r>
        <w:t>.</w:t>
      </w:r>
    </w:p>
    <w:p w14:paraId="16143577" w14:textId="6BC74E0B" w:rsidR="00CC3E24" w:rsidRDefault="00752FDC" w:rsidP="00CC3E24">
      <w:pPr>
        <w:pStyle w:val="ListParagraph"/>
        <w:numPr>
          <w:ilvl w:val="1"/>
          <w:numId w:val="3"/>
        </w:numPr>
        <w:jc w:val="both"/>
      </w:pPr>
      <w:r>
        <w:t>Kemudian kita juga memerlukan data jumlah emisi cabon yang dihasilkan oleh 3 komoditas energi (Coal, NatGas, dan PetrolRefin). Informasi ini</w:t>
      </w:r>
      <w:r w:rsidR="00CC3E24">
        <w:t xml:space="preserve"> terdapat pada database model</w:t>
      </w:r>
      <w:r>
        <w:t xml:space="preserve">. </w:t>
      </w:r>
      <w:r w:rsidR="00CC3E24">
        <w:t xml:space="preserve">Kembali ke RunDynam, halaman Results. Pada bagian </w:t>
      </w:r>
      <w:r w:rsidR="00CC3E24" w:rsidRPr="00A60DAD">
        <w:rPr>
          <w:b/>
          <w:bCs/>
        </w:rPr>
        <w:t>Results for Individual Years</w:t>
      </w:r>
      <w:r w:rsidR="00CC3E24">
        <w:t xml:space="preserve">, pilih </w:t>
      </w:r>
      <w:r w:rsidR="00CC3E24" w:rsidRPr="00A60DAD">
        <w:rPr>
          <w:b/>
          <w:bCs/>
        </w:rPr>
        <w:t>Base Rerun</w:t>
      </w:r>
      <w:r w:rsidR="00CC3E24">
        <w:rPr>
          <w:b/>
          <w:bCs/>
        </w:rPr>
        <w:t>, CO2DATA,</w:t>
      </w:r>
      <w:r w:rsidR="00CC3E24">
        <w:t xml:space="preserve"> dan tahun 2025, kemudian klik view. Pada tabel XCO2, lakukan filter All Com – Sum SRC – Sum USR – Sum DST. Kemudian tekan ctrl+c pada keyboard dan paste pada file excel “perhitungan carbon tax.xlsx” cell A3. </w:t>
      </w:r>
    </w:p>
    <w:p w14:paraId="439213EA" w14:textId="77777777" w:rsidR="004173B7" w:rsidRDefault="004173B7" w:rsidP="004173B7">
      <w:pPr>
        <w:pStyle w:val="ListParagraph"/>
        <w:ind w:firstLine="360"/>
        <w:jc w:val="both"/>
      </w:pPr>
      <w:r>
        <w:t xml:space="preserve">Tutup file ViewHAR.  </w:t>
      </w:r>
    </w:p>
    <w:p w14:paraId="035EC914" w14:textId="77777777" w:rsidR="009A1024" w:rsidRDefault="007B5F52" w:rsidP="00005820">
      <w:pPr>
        <w:pStyle w:val="ListParagraph"/>
        <w:numPr>
          <w:ilvl w:val="1"/>
          <w:numId w:val="3"/>
        </w:numPr>
        <w:jc w:val="both"/>
      </w:pPr>
      <w:r>
        <w:t xml:space="preserve">Berdasarkan nilai carbon tax dan juga jumlah emisinya, maka kita dapat menghitung  </w:t>
      </w:r>
      <w:r w:rsidR="00994D5E">
        <w:t>tambahan tax revenue</w:t>
      </w:r>
      <w:r w:rsidR="009A1024">
        <w:t xml:space="preserve"> dari penerapan carbon tax ini, yaitu sebesar:</w:t>
      </w:r>
    </w:p>
    <w:p w14:paraId="30ADE36A" w14:textId="25762A68" w:rsidR="00005820" w:rsidRDefault="009A1024" w:rsidP="009A1024">
      <w:pPr>
        <w:pStyle w:val="ListParagraph"/>
        <w:ind w:left="1080"/>
        <w:jc w:val="both"/>
      </w:pPr>
      <w:r>
        <w:t>Coal=?</w:t>
      </w:r>
      <w:r>
        <w:tab/>
      </w:r>
      <w:r>
        <w:tab/>
        <w:t>; NatGas=?</w:t>
      </w:r>
      <w:r>
        <w:tab/>
      </w:r>
      <w:r>
        <w:tab/>
        <w:t>; PetrolRefin=?</w:t>
      </w:r>
    </w:p>
    <w:p w14:paraId="1D691244" w14:textId="18795AE2" w:rsidR="0044663E" w:rsidRDefault="007832B7" w:rsidP="007B5F52">
      <w:pPr>
        <w:ind w:left="360" w:firstLine="720"/>
        <w:jc w:val="both"/>
      </w:pPr>
      <w:r w:rsidRPr="007832B7">
        <w:rPr>
          <w:noProof/>
        </w:rPr>
        <w:drawing>
          <wp:inline distT="0" distB="0" distL="0" distR="0" wp14:anchorId="270544B6" wp14:editId="1218FB7B">
            <wp:extent cx="4686300" cy="2155719"/>
            <wp:effectExtent l="19050" t="19050" r="19050" b="16510"/>
            <wp:docPr id="1125014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9475" cy="2161779"/>
                    </a:xfrm>
                    <a:prstGeom prst="rect">
                      <a:avLst/>
                    </a:prstGeom>
                    <a:noFill/>
                    <a:ln>
                      <a:solidFill>
                        <a:srgbClr val="FF0000"/>
                      </a:solidFill>
                    </a:ln>
                  </pic:spPr>
                </pic:pic>
              </a:graphicData>
            </a:graphic>
          </wp:inline>
        </w:drawing>
      </w:r>
    </w:p>
    <w:p w14:paraId="323C4ABA" w14:textId="35C88802" w:rsidR="00226B5C" w:rsidRDefault="00226B5C" w:rsidP="00226B5C">
      <w:pPr>
        <w:pStyle w:val="ListParagraph"/>
        <w:numPr>
          <w:ilvl w:val="1"/>
          <w:numId w:val="3"/>
        </w:numPr>
        <w:jc w:val="both"/>
      </w:pPr>
      <w:r>
        <w:t>Hitung nilai taxrate awal, power of tax awal, taxrate baru, power of tax baru, serta nilai shock pada file excel</w:t>
      </w:r>
      <w:r w:rsidR="008A4F49">
        <w:t xml:space="preserve"> (</w:t>
      </w:r>
      <w:r w:rsidR="00F87B80">
        <w:t xml:space="preserve">Cell </w:t>
      </w:r>
      <w:r w:rsidR="008A4F49">
        <w:t>P16-T18)</w:t>
      </w:r>
      <w:r>
        <w:t xml:space="preserve">. </w:t>
      </w:r>
      <w:r w:rsidR="003678A5">
        <w:t>Tuliskan perintah shock untuk penerapan carbon tax ini:</w:t>
      </w:r>
    </w:p>
    <w:p w14:paraId="12F09D71" w14:textId="3572B2FF" w:rsidR="003678A5" w:rsidRDefault="003678A5" w:rsidP="003678A5">
      <w:pPr>
        <w:pStyle w:val="ListParagraph"/>
        <w:ind w:left="1080"/>
        <w:jc w:val="both"/>
      </w:pPr>
      <w:r>
        <w:t>ashock ???</w:t>
      </w:r>
    </w:p>
    <w:p w14:paraId="28E43549" w14:textId="0B256A7B" w:rsidR="003678A5" w:rsidRDefault="003678A5" w:rsidP="003678A5">
      <w:pPr>
        <w:pStyle w:val="ListParagraph"/>
        <w:ind w:left="1080"/>
        <w:jc w:val="both"/>
      </w:pPr>
      <w:r>
        <w:t>ashock ???</w:t>
      </w:r>
    </w:p>
    <w:p w14:paraId="55DD0D61" w14:textId="74FF663B" w:rsidR="003678A5" w:rsidRDefault="003678A5" w:rsidP="003678A5">
      <w:pPr>
        <w:pStyle w:val="ListParagraph"/>
        <w:ind w:left="1080"/>
        <w:jc w:val="both"/>
      </w:pPr>
      <w:r>
        <w:t>ashock ???</w:t>
      </w:r>
    </w:p>
    <w:p w14:paraId="6E756EED" w14:textId="39E0349E" w:rsidR="007178CA" w:rsidRPr="007178CA" w:rsidRDefault="007178CA" w:rsidP="007178CA">
      <w:pPr>
        <w:pStyle w:val="ListParagraph"/>
        <w:ind w:left="1080"/>
        <w:jc w:val="both"/>
        <w:rPr>
          <w:color w:val="FF0000"/>
        </w:rPr>
      </w:pPr>
      <w:r w:rsidRPr="007178CA">
        <w:rPr>
          <w:color w:val="FF0000"/>
        </w:rPr>
        <w:lastRenderedPageBreak/>
        <w:t>ashock tuser_sud("Coal")</w:t>
      </w:r>
      <w:r w:rsidR="00B83B50">
        <w:rPr>
          <w:color w:val="FF0000"/>
        </w:rPr>
        <w:t xml:space="preserve"> </w:t>
      </w:r>
      <w:r w:rsidRPr="007178CA">
        <w:rPr>
          <w:color w:val="FF0000"/>
        </w:rPr>
        <w:t>= 2.23430058371938 ;</w:t>
      </w:r>
    </w:p>
    <w:p w14:paraId="2A2D701D" w14:textId="694F52F5" w:rsidR="007178CA" w:rsidRPr="007178CA" w:rsidRDefault="007178CA" w:rsidP="007178CA">
      <w:pPr>
        <w:pStyle w:val="ListParagraph"/>
        <w:ind w:left="1080"/>
        <w:jc w:val="both"/>
        <w:rPr>
          <w:color w:val="FF0000"/>
        </w:rPr>
      </w:pPr>
      <w:r w:rsidRPr="007178CA">
        <w:rPr>
          <w:color w:val="FF0000"/>
        </w:rPr>
        <w:t>ashock tuser_sud("NatGas")</w:t>
      </w:r>
      <w:r w:rsidR="00B83B50">
        <w:rPr>
          <w:color w:val="FF0000"/>
        </w:rPr>
        <w:t xml:space="preserve"> </w:t>
      </w:r>
      <w:r w:rsidRPr="007178CA">
        <w:rPr>
          <w:color w:val="FF0000"/>
        </w:rPr>
        <w:t>= 2.11191558317552 ;</w:t>
      </w:r>
    </w:p>
    <w:p w14:paraId="6686BCA1" w14:textId="232E7EBC" w:rsidR="007178CA" w:rsidRDefault="007178CA" w:rsidP="007178CA">
      <w:pPr>
        <w:pStyle w:val="ListParagraph"/>
        <w:ind w:left="1080"/>
        <w:jc w:val="both"/>
        <w:rPr>
          <w:color w:val="FF0000"/>
        </w:rPr>
      </w:pPr>
      <w:r w:rsidRPr="007178CA">
        <w:rPr>
          <w:color w:val="FF0000"/>
        </w:rPr>
        <w:t>ashock tuser_sud("PetrolRefin")</w:t>
      </w:r>
      <w:r w:rsidR="00B83B50">
        <w:rPr>
          <w:color w:val="FF0000"/>
        </w:rPr>
        <w:t xml:space="preserve"> </w:t>
      </w:r>
      <w:r w:rsidRPr="007178CA">
        <w:rPr>
          <w:color w:val="FF0000"/>
        </w:rPr>
        <w:t>= 1.89387482100165 ;</w:t>
      </w:r>
    </w:p>
    <w:p w14:paraId="68F20979" w14:textId="77777777" w:rsidR="00A34320" w:rsidRDefault="00A34320" w:rsidP="007178CA">
      <w:pPr>
        <w:pStyle w:val="ListParagraph"/>
        <w:ind w:left="1080"/>
        <w:jc w:val="both"/>
        <w:rPr>
          <w:color w:val="FF0000"/>
        </w:rPr>
      </w:pPr>
    </w:p>
    <w:p w14:paraId="6DEDF03B" w14:textId="79284F48" w:rsidR="000D3A62" w:rsidRDefault="00A34320" w:rsidP="003C7AFC">
      <w:pPr>
        <w:pStyle w:val="ListParagraph"/>
        <w:numPr>
          <w:ilvl w:val="1"/>
          <w:numId w:val="3"/>
        </w:numPr>
        <w:jc w:val="both"/>
      </w:pPr>
      <w:r w:rsidRPr="003C7AFC">
        <w:t xml:space="preserve">Tuliskan perintah shock tersebut pada file cotax.psh dan tempatkan pada tahun 2025. </w:t>
      </w:r>
      <w:r w:rsidR="003C7AFC" w:rsidRPr="003C7AFC">
        <w:t xml:space="preserve">Kemudian klik Run All. </w:t>
      </w:r>
    </w:p>
    <w:p w14:paraId="09D1EC04" w14:textId="117F0B24" w:rsidR="00727C86" w:rsidRDefault="00727C86" w:rsidP="00727C86">
      <w:pPr>
        <w:ind w:firstLine="360"/>
        <w:rPr>
          <w:b/>
          <w:bCs/>
        </w:rPr>
      </w:pPr>
      <w:r w:rsidRPr="00BB36C1">
        <w:rPr>
          <w:b/>
          <w:bCs/>
        </w:rPr>
        <w:t>[</w:t>
      </w:r>
      <w:r>
        <w:rPr>
          <w:b/>
          <w:bCs/>
        </w:rPr>
        <w:t>P</w:t>
      </w:r>
      <w:r w:rsidRPr="00BB36C1">
        <w:rPr>
          <w:b/>
          <w:bCs/>
        </w:rPr>
        <w:t>engecekan hasil simulasi</w:t>
      </w:r>
      <w:r>
        <w:rPr>
          <w:b/>
          <w:bCs/>
        </w:rPr>
        <w:t xml:space="preserve"> </w:t>
      </w:r>
      <w:r w:rsidR="00D76CED">
        <w:rPr>
          <w:b/>
          <w:bCs/>
        </w:rPr>
        <w:t>COTAX</w:t>
      </w:r>
      <w:r w:rsidR="00021CC5">
        <w:rPr>
          <w:b/>
          <w:bCs/>
        </w:rPr>
        <w:t xml:space="preserve"> – Budget </w:t>
      </w:r>
      <w:r w:rsidR="00D76CED">
        <w:rPr>
          <w:b/>
          <w:bCs/>
        </w:rPr>
        <w:t>Surplus</w:t>
      </w:r>
      <w:r w:rsidRPr="00BB36C1">
        <w:rPr>
          <w:b/>
          <w:bCs/>
        </w:rPr>
        <w:t>]</w:t>
      </w:r>
    </w:p>
    <w:p w14:paraId="2FB7DD7B" w14:textId="56776842" w:rsidR="00277CC4" w:rsidRDefault="00A3208B" w:rsidP="00277CC4">
      <w:pPr>
        <w:pStyle w:val="ListParagraph"/>
        <w:numPr>
          <w:ilvl w:val="0"/>
          <w:numId w:val="3"/>
        </w:numPr>
      </w:pPr>
      <w:r>
        <w:t xml:space="preserve">Cek </w:t>
      </w:r>
      <w:r w:rsidR="00277CC4">
        <w:t>hasil</w:t>
      </w:r>
      <w:r w:rsidR="00BA5EA9">
        <w:t xml:space="preserve"> simulasi</w:t>
      </w:r>
      <w:r w:rsidR="00D521A1">
        <w:t>:</w:t>
      </w:r>
      <w:r w:rsidR="00277CC4">
        <w:t xml:space="preserve"> </w:t>
      </w:r>
    </w:p>
    <w:p w14:paraId="3BB891BF" w14:textId="77777777" w:rsidR="00277CC4" w:rsidRDefault="00277CC4" w:rsidP="00277CC4">
      <w:pPr>
        <w:pStyle w:val="ListParagraph"/>
        <w:numPr>
          <w:ilvl w:val="1"/>
          <w:numId w:val="3"/>
        </w:numPr>
      </w:pPr>
      <w:r>
        <w:t>Berapakah nilai DelTAXREV tahun 2025-2040?</w:t>
      </w:r>
    </w:p>
    <w:p w14:paraId="32BC32F7" w14:textId="77777777" w:rsidR="00277CC4" w:rsidRDefault="00277CC4" w:rsidP="00277CC4">
      <w:pPr>
        <w:pStyle w:val="ListParagraph"/>
        <w:numPr>
          <w:ilvl w:val="1"/>
          <w:numId w:val="3"/>
        </w:numPr>
      </w:pPr>
      <w:r>
        <w:t>Berapakah nilai tuser_csud tahun 2025-2040?</w:t>
      </w:r>
    </w:p>
    <w:p w14:paraId="78FBFAC1" w14:textId="77777777" w:rsidR="00277CC4" w:rsidRDefault="00277CC4" w:rsidP="00277CC4">
      <w:pPr>
        <w:pStyle w:val="ListParagraph"/>
        <w:numPr>
          <w:ilvl w:val="1"/>
          <w:numId w:val="3"/>
        </w:numPr>
      </w:pPr>
      <w:r>
        <w:t xml:space="preserve">Cek juga variabel GDP dan bandingkan dengan hasil pada simulasi bagian sebelumnya. </w:t>
      </w:r>
    </w:p>
    <w:p w14:paraId="2B4C7882" w14:textId="5B0D173A" w:rsidR="00277CC4" w:rsidRDefault="00415B39" w:rsidP="00727C86">
      <w:pPr>
        <w:ind w:firstLine="360"/>
        <w:rPr>
          <w:b/>
          <w:bCs/>
        </w:rPr>
      </w:pPr>
      <w:r>
        <w:rPr>
          <w:noProof/>
        </w:rPr>
        <w:drawing>
          <wp:inline distT="0" distB="0" distL="0" distR="0" wp14:anchorId="204105FB" wp14:editId="67CDEDE3">
            <wp:extent cx="4258733" cy="2661590"/>
            <wp:effectExtent l="19050" t="19050" r="27940" b="24765"/>
            <wp:docPr id="7553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101" name=""/>
                    <pic:cNvPicPr/>
                  </pic:nvPicPr>
                  <pic:blipFill>
                    <a:blip r:embed="rId11"/>
                    <a:stretch>
                      <a:fillRect/>
                    </a:stretch>
                  </pic:blipFill>
                  <pic:spPr>
                    <a:xfrm>
                      <a:off x="0" y="0"/>
                      <a:ext cx="4266617" cy="2666518"/>
                    </a:xfrm>
                    <a:prstGeom prst="rect">
                      <a:avLst/>
                    </a:prstGeom>
                    <a:ln>
                      <a:solidFill>
                        <a:srgbClr val="FF0000"/>
                      </a:solidFill>
                    </a:ln>
                  </pic:spPr>
                </pic:pic>
              </a:graphicData>
            </a:graphic>
          </wp:inline>
        </w:drawing>
      </w:r>
    </w:p>
    <w:p w14:paraId="34C730BA" w14:textId="77777777" w:rsidR="003E4199" w:rsidRDefault="003E4199">
      <w:pPr>
        <w:rPr>
          <w:rFonts w:asciiTheme="majorHAnsi" w:eastAsiaTheme="majorEastAsia" w:hAnsiTheme="majorHAnsi" w:cstheme="majorBidi"/>
          <w:color w:val="0F4761" w:themeColor="accent1" w:themeShade="BF"/>
          <w:sz w:val="32"/>
          <w:szCs w:val="32"/>
        </w:rPr>
      </w:pPr>
      <w:r>
        <w:br w:type="page"/>
      </w:r>
    </w:p>
    <w:p w14:paraId="1481AC2F" w14:textId="3AB7B5D3" w:rsidR="003855EE" w:rsidRDefault="003855EE" w:rsidP="003855EE">
      <w:pPr>
        <w:pStyle w:val="Heading2"/>
      </w:pPr>
      <w:r>
        <w:lastRenderedPageBreak/>
        <w:t>Simulasi Carbon Tax – Budget Neutrality</w:t>
      </w:r>
    </w:p>
    <w:p w14:paraId="1771B94A" w14:textId="3D286704" w:rsidR="003E5854" w:rsidRDefault="00826926" w:rsidP="003E5854">
      <w:pPr>
        <w:pStyle w:val="ListParagraph"/>
        <w:numPr>
          <w:ilvl w:val="0"/>
          <w:numId w:val="3"/>
        </w:numPr>
      </w:pPr>
      <w:r w:rsidRPr="00826926">
        <w:t xml:space="preserve">Pada simulasi sebelumnya, pemerintah mendapatkan tambahan penerimaan pajak dari penerapan carbon tax. </w:t>
      </w:r>
      <w:r>
        <w:t>Surplus</w:t>
      </w:r>
      <w:r w:rsidRPr="00826926">
        <w:t xml:space="preserve"> ini bisa dikembalikan kedalam perekonomian, misalkan dalam bentuk penurunan comm</w:t>
      </w:r>
      <w:r>
        <w:t>o</w:t>
      </w:r>
      <w:r w:rsidRPr="00826926">
        <w:t>dity tax secara proporsional di seluruh komoditas</w:t>
      </w:r>
      <w:r w:rsidR="003E5854">
        <w:t xml:space="preserve"> di seluruh Indonesia. Hal ini bisa dilakukan dengan dua cara:</w:t>
      </w:r>
    </w:p>
    <w:p w14:paraId="00DE00F0" w14:textId="776B27C2" w:rsidR="003E5854" w:rsidRDefault="003E5854" w:rsidP="003E5854">
      <w:pPr>
        <w:pStyle w:val="ListParagraph"/>
        <w:numPr>
          <w:ilvl w:val="0"/>
          <w:numId w:val="6"/>
        </w:numPr>
        <w:jc w:val="both"/>
      </w:pPr>
      <w:r>
        <w:t xml:space="preserve">Dengan menambahkan shock pada variabel </w:t>
      </w:r>
      <w:r w:rsidRPr="00696847">
        <w:rPr>
          <w:rFonts w:ascii="Consolas" w:hAnsi="Consolas" w:cs="Consolas"/>
          <w:color w:val="008000"/>
          <w:kern w:val="0"/>
          <w:sz w:val="24"/>
          <w:szCs w:val="24"/>
        </w:rPr>
        <w:t>tuser_csud</w:t>
      </w:r>
      <w:r>
        <w:rPr>
          <w:rFonts w:ascii="Consolas" w:hAnsi="Consolas" w:cs="Consolas"/>
          <w:color w:val="008000"/>
          <w:kern w:val="0"/>
          <w:sz w:val="24"/>
          <w:szCs w:val="24"/>
        </w:rPr>
        <w:t xml:space="preserve"> </w:t>
      </w:r>
      <w:r w:rsidRPr="006B5934">
        <w:t>dengan nilai persentase perubahan (</w:t>
      </w:r>
      <w:r w:rsidR="00FB2614">
        <w:t>penurunan</w:t>
      </w:r>
      <w:r w:rsidRPr="006B5934">
        <w:t>) yang setara dengan tambahan tax revenu</w:t>
      </w:r>
      <w:r>
        <w:t>e</w:t>
      </w:r>
      <w:r w:rsidRPr="006B5934">
        <w:t xml:space="preserve"> yang disimpan pemerintah</w:t>
      </w:r>
      <w:r w:rsidRPr="00696847">
        <w:t xml:space="preserve">. </w:t>
      </w:r>
      <w:r>
        <w:t xml:space="preserve">Untuk ini, terlebih dahulu kita harus menghitung penambahan taxrevenue akibat shock </w:t>
      </w:r>
      <w:r w:rsidR="002756D2">
        <w:t xml:space="preserve">penerapan carbon tax </w:t>
      </w:r>
      <w:r>
        <w:t xml:space="preserve">ini. </w:t>
      </w:r>
      <w:r w:rsidR="002756D2">
        <w:t>Kemudian, m</w:t>
      </w:r>
      <w:r>
        <w:t xml:space="preserve">enghitung total nilai pajak komoditas di database. </w:t>
      </w:r>
      <w:r w:rsidR="002756D2">
        <w:t>Lalu, t</w:t>
      </w:r>
      <w:r>
        <w:t xml:space="preserve">ambahkan extra tax revenue dengan total nilai pajak komoditas tersebut. Hitung persentase perubahannya. </w:t>
      </w:r>
    </w:p>
    <w:p w14:paraId="5819B81E" w14:textId="6AF0712A" w:rsidR="003E5854" w:rsidRDefault="003E5854" w:rsidP="00B85122">
      <w:pPr>
        <w:pStyle w:val="ListParagraph"/>
        <w:numPr>
          <w:ilvl w:val="0"/>
          <w:numId w:val="6"/>
        </w:numPr>
        <w:jc w:val="both"/>
      </w:pPr>
      <w:r>
        <w:t xml:space="preserve">Cara yang lebih mudah adalah dengan melakukan swap </w:t>
      </w:r>
      <w:bookmarkStart w:id="6" w:name="_Hlk176476443"/>
      <w:r w:rsidRPr="00EF2FD5">
        <w:t>delTAXREV</w:t>
      </w:r>
      <w:r>
        <w:t xml:space="preserve"> dengan </w:t>
      </w:r>
      <w:r w:rsidRPr="00EF2FD5">
        <w:t>tuser_csud</w:t>
      </w:r>
      <w:bookmarkEnd w:id="6"/>
      <w:r w:rsidR="00377AD6">
        <w:t>.</w:t>
      </w:r>
      <w:r w:rsidR="00B85122">
        <w:t xml:space="preserve"> </w:t>
      </w:r>
      <w:r>
        <w:t xml:space="preserve">Dengan swap ini maka, delta tax revenue tidak akan berubah (karena exogen). Disisi lain, tuser_csud menjadi variabel endogen, yang artinya akan berubah menyesuaikan dengan perubahan dalam model. </w:t>
      </w:r>
      <w:r w:rsidR="00020313">
        <w:t xml:space="preserve">Penambahan </w:t>
      </w:r>
      <w:r>
        <w:t xml:space="preserve">tax revenue pada simulasi sebelumnya akan otomatis dialokasikan pada </w:t>
      </w:r>
      <w:r w:rsidR="0008062F">
        <w:t xml:space="preserve">penurunan </w:t>
      </w:r>
      <w:r>
        <w:t>pajak</w:t>
      </w:r>
      <w:r w:rsidR="0008062F">
        <w:t xml:space="preserve"> (</w:t>
      </w:r>
      <w:r>
        <w:t>subsidi</w:t>
      </w:r>
      <w:r w:rsidR="0008062F">
        <w:t>)</w:t>
      </w:r>
      <w:r>
        <w:t xml:space="preserve"> komoditas secara proporsinal di seluruh komoditas, seluruh sektor, di seluruh Indonesia. </w:t>
      </w:r>
    </w:p>
    <w:p w14:paraId="6DB943C4" w14:textId="2B804E13" w:rsidR="003E5854" w:rsidRDefault="003E5854" w:rsidP="003E5854">
      <w:pPr>
        <w:ind w:left="720"/>
      </w:pPr>
      <w:r>
        <w:t xml:space="preserve">Pada latihan ini kita akan mencoba melakukan cara kedua pada simulasi </w:t>
      </w:r>
      <w:r w:rsidR="00C40DAF">
        <w:t xml:space="preserve">penerapan pajak karbon </w:t>
      </w:r>
      <w:r>
        <w:t xml:space="preserve">sebelumnya. </w:t>
      </w:r>
    </w:p>
    <w:p w14:paraId="7769B37B" w14:textId="44CAD387" w:rsidR="003E5854" w:rsidRDefault="003E5854" w:rsidP="003E5854">
      <w:pPr>
        <w:pStyle w:val="ListParagraph"/>
        <w:numPr>
          <w:ilvl w:val="0"/>
          <w:numId w:val="3"/>
        </w:numPr>
      </w:pPr>
      <w:r>
        <w:t xml:space="preserve">Pada TabMate buat file policy.cls dan isi dengan pernyataan swap </w:t>
      </w:r>
      <w:r w:rsidR="00083A01" w:rsidRPr="00EF2FD5">
        <w:t>delTAXREV</w:t>
      </w:r>
      <w:r w:rsidR="00083A01">
        <w:t xml:space="preserve"> dengan </w:t>
      </w:r>
      <w:r w:rsidR="00083A01" w:rsidRPr="00EF2FD5">
        <w:t>tuser_csud</w:t>
      </w:r>
      <w:r>
        <w:t xml:space="preserve">. Kemudian, setelah di save, tempatkan file ini di RunDynam. </w:t>
      </w:r>
    </w:p>
    <w:p w14:paraId="2D176A80" w14:textId="77777777" w:rsidR="003E5854" w:rsidRDefault="003E5854" w:rsidP="003E5854">
      <w:pPr>
        <w:pStyle w:val="ListParagraph"/>
        <w:ind w:left="360"/>
      </w:pPr>
    </w:p>
    <w:p w14:paraId="765D6ADE" w14:textId="77777777" w:rsidR="003E5854" w:rsidRDefault="003E5854" w:rsidP="003E5854">
      <w:pPr>
        <w:pStyle w:val="ListParagraph"/>
        <w:numPr>
          <w:ilvl w:val="0"/>
          <w:numId w:val="3"/>
        </w:numPr>
      </w:pPr>
      <w:r>
        <w:t xml:space="preserve">Run kembali simulasi ini dan bandingkan hasilnya.  </w:t>
      </w:r>
    </w:p>
    <w:p w14:paraId="78D9B397" w14:textId="77777777" w:rsidR="003E5854" w:rsidRDefault="003E5854" w:rsidP="003E5854">
      <w:pPr>
        <w:pStyle w:val="ListParagraph"/>
        <w:numPr>
          <w:ilvl w:val="1"/>
          <w:numId w:val="3"/>
        </w:numPr>
      </w:pPr>
      <w:r>
        <w:t>Berapakah nilai DelTAXREV tahun 2025-2040?</w:t>
      </w:r>
    </w:p>
    <w:p w14:paraId="52CBAC41" w14:textId="77777777" w:rsidR="003E5854" w:rsidRDefault="003E5854" w:rsidP="003E5854">
      <w:pPr>
        <w:pStyle w:val="ListParagraph"/>
        <w:numPr>
          <w:ilvl w:val="1"/>
          <w:numId w:val="3"/>
        </w:numPr>
      </w:pPr>
      <w:r>
        <w:t>Berapakah nilai tuser_csud tahun 2025-2040?</w:t>
      </w:r>
    </w:p>
    <w:p w14:paraId="6A9C11F4" w14:textId="1811C3B9" w:rsidR="003E5854" w:rsidRDefault="003E5854" w:rsidP="003E5854">
      <w:pPr>
        <w:pStyle w:val="ListParagraph"/>
        <w:numPr>
          <w:ilvl w:val="1"/>
          <w:numId w:val="3"/>
        </w:numPr>
      </w:pPr>
      <w:r>
        <w:t xml:space="preserve">Cek juga variabel GDP dan bandingkan dengan hasil pada simulasi </w:t>
      </w:r>
      <w:r w:rsidR="00AA0F79">
        <w:t>bagian sebelumnya</w:t>
      </w:r>
      <w:r>
        <w:t xml:space="preserve">. </w:t>
      </w:r>
    </w:p>
    <w:p w14:paraId="00699D67" w14:textId="7BDD7C91" w:rsidR="003E5854" w:rsidRDefault="000957A9" w:rsidP="003E5854">
      <w:pPr>
        <w:pStyle w:val="ListParagraph"/>
        <w:ind w:left="1080"/>
      </w:pPr>
      <w:r>
        <w:rPr>
          <w:noProof/>
        </w:rPr>
        <w:drawing>
          <wp:inline distT="0" distB="0" distL="0" distR="0" wp14:anchorId="7B00C36E" wp14:editId="3ABA6395">
            <wp:extent cx="4241800" cy="2651008"/>
            <wp:effectExtent l="19050" t="19050" r="25400" b="16510"/>
            <wp:docPr id="18389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7865" name=""/>
                    <pic:cNvPicPr/>
                  </pic:nvPicPr>
                  <pic:blipFill>
                    <a:blip r:embed="rId12"/>
                    <a:stretch>
                      <a:fillRect/>
                    </a:stretch>
                  </pic:blipFill>
                  <pic:spPr>
                    <a:xfrm>
                      <a:off x="0" y="0"/>
                      <a:ext cx="4253161" cy="2658108"/>
                    </a:xfrm>
                    <a:prstGeom prst="rect">
                      <a:avLst/>
                    </a:prstGeom>
                    <a:ln>
                      <a:solidFill>
                        <a:srgbClr val="FF0000"/>
                      </a:solidFill>
                    </a:ln>
                  </pic:spPr>
                </pic:pic>
              </a:graphicData>
            </a:graphic>
          </wp:inline>
        </w:drawing>
      </w:r>
    </w:p>
    <w:p w14:paraId="5570C668" w14:textId="77777777" w:rsidR="008F5BBD" w:rsidRPr="00232105" w:rsidRDefault="008F5BBD" w:rsidP="008F5BBD">
      <w:pPr>
        <w:spacing w:after="0"/>
        <w:jc w:val="center"/>
        <w:rPr>
          <w:b/>
          <w:bCs/>
        </w:rPr>
      </w:pPr>
      <w:r w:rsidRPr="00232105">
        <w:rPr>
          <w:b/>
          <w:bCs/>
        </w:rPr>
        <w:t>Selamat Belajar</w:t>
      </w:r>
    </w:p>
    <w:p w14:paraId="55ED9B75" w14:textId="1CFAD4FE" w:rsidR="003E5854" w:rsidRPr="00826926" w:rsidRDefault="008F5BBD" w:rsidP="008F5BBD">
      <w:pPr>
        <w:spacing w:after="0"/>
        <w:jc w:val="center"/>
      </w:pPr>
      <w:r w:rsidRPr="00232105">
        <w:rPr>
          <w:b/>
          <w:bCs/>
        </w:rPr>
        <w:t>@|z</w:t>
      </w:r>
    </w:p>
    <w:p w14:paraId="26BE3C5D" w14:textId="77777777" w:rsidR="00C22AC1" w:rsidRDefault="00C22AC1">
      <w:pPr>
        <w:rPr>
          <w:rFonts w:asciiTheme="majorHAnsi" w:eastAsiaTheme="majorEastAsia" w:hAnsiTheme="majorHAnsi" w:cstheme="majorBidi"/>
          <w:color w:val="0F4761" w:themeColor="accent1" w:themeShade="BF"/>
          <w:sz w:val="40"/>
          <w:szCs w:val="40"/>
        </w:rPr>
      </w:pPr>
      <w:r>
        <w:br w:type="page"/>
      </w:r>
    </w:p>
    <w:p w14:paraId="56D14380" w14:textId="77417F51" w:rsidR="00727C86" w:rsidRDefault="003102FD" w:rsidP="003102FD">
      <w:pPr>
        <w:pStyle w:val="Heading1"/>
        <w:rPr>
          <w:i/>
          <w:iCs/>
        </w:rPr>
      </w:pPr>
      <w:r>
        <w:lastRenderedPageBreak/>
        <w:t xml:space="preserve">Simulasi </w:t>
      </w:r>
      <w:r w:rsidRPr="003102FD">
        <w:rPr>
          <w:i/>
          <w:iCs/>
        </w:rPr>
        <w:t>Improvement in the access to public transportation</w:t>
      </w:r>
    </w:p>
    <w:p w14:paraId="7BB8BF56" w14:textId="64CC974F" w:rsidR="005F78CD" w:rsidRDefault="005F78CD" w:rsidP="000D4CA0">
      <w:pPr>
        <w:jc w:val="both"/>
      </w:pPr>
      <w:r w:rsidRPr="008A6BC4">
        <w:t xml:space="preserve">imulasi ketiga adalah peningkatan akses ke transportasi umum, yang terdiri dari dua sub-simulasi. Pertama, </w:t>
      </w:r>
      <w:r>
        <w:t xml:space="preserve">simulasi </w:t>
      </w:r>
      <w:r w:rsidRPr="008A6BC4">
        <w:t>perubahan preferensi rumah tangga dari kendaraan pribadi ke transportasi publik</w:t>
      </w:r>
      <w:r w:rsidR="00B14348">
        <w:t xml:space="preserve"> (SIM2A)</w:t>
      </w:r>
      <w:r w:rsidRPr="008A6BC4">
        <w:t>. Hal ini dilakukan dengan pengurangan pengeluaran untuk bahan bakar dan peningkatan pengeluaran untuk transportasi umum (transportasi darat dan rel) dalam jumlah yang sama. Dalam simulasi ini, variabel eksogen yang akan di-shock adalah perubahan preferensi dalam sistem permintaan rumah tangga. Besarnya shock ini dirancang sedemikian rupa sehingga mengurangi konsumsi bahan bakar rumah tangga sebesar 20% dan meningkatkan konsumsi transportasi darat dan rel rumah tangga sebesar jumlah yang sama. Kedua, pemberian insentif penggunaan transportasi umum (transportasi darat dan rel) melalui subsidi harga sebesar 25%. Ini dilakukan dalam dua variasi. Pada skenario SIM</w:t>
      </w:r>
      <w:r w:rsidR="00B14348">
        <w:t>2</w:t>
      </w:r>
      <w:r>
        <w:t>B1</w:t>
      </w:r>
      <w:r w:rsidRPr="008A6BC4">
        <w:t>, subsidi diterapkan melalui pengelolaan anggaran defisit, sedangkan pada skenario SIM</w:t>
      </w:r>
      <w:r w:rsidR="00B14348">
        <w:t>2</w:t>
      </w:r>
      <w:r w:rsidRPr="008A6BC4">
        <w:t>B</w:t>
      </w:r>
      <w:r>
        <w:t>2</w:t>
      </w:r>
      <w:r w:rsidRPr="008A6BC4">
        <w:t>, subsidi diberikan dengan mengurangi subsidi bahan bakar yang digunakan oleh rumah tangga (untuk kendaraan pribadi), sehingga anggaran tetap netral. Dalam simulasi ini, variabel eksogen yang akan di-shock adalah tingkat pajak penjualan atas pembelian layanan transportasi oleh rumah tangga (SIM</w:t>
      </w:r>
      <w:r w:rsidR="00B14348">
        <w:t>2</w:t>
      </w:r>
      <w:r>
        <w:t>B1</w:t>
      </w:r>
      <w:r w:rsidRPr="008A6BC4">
        <w:t>). Pada skenario SIM</w:t>
      </w:r>
      <w:r w:rsidR="00B14348">
        <w:t>2</w:t>
      </w:r>
      <w:r>
        <w:t>B2</w:t>
      </w:r>
      <w:r w:rsidRPr="008A6BC4">
        <w:t>, selain penurunan tingkat pajak penjualan atas layanan transportasi, tingkat subsidi atas konsumsi bahan bakar juga dikurangi untuk menjaga agar pendapatan pajak tidak langsung tetap sama.</w:t>
      </w:r>
    </w:p>
    <w:p w14:paraId="00B08103" w14:textId="77777777" w:rsidR="005F78CD" w:rsidRDefault="005F78CD" w:rsidP="00AC0C9C">
      <w:pPr>
        <w:jc w:val="both"/>
      </w:pPr>
    </w:p>
    <w:p w14:paraId="7D2DE26F" w14:textId="295D33E8" w:rsidR="00AC0C9C" w:rsidRDefault="000C002F" w:rsidP="000C002F">
      <w:pPr>
        <w:pStyle w:val="Heading2"/>
      </w:pPr>
      <w:r>
        <w:t xml:space="preserve">Simulasi </w:t>
      </w:r>
      <w:r w:rsidRPr="000C002F">
        <w:t>perubahan preferensi rumah tangga dari kendaraan pribadi ke transportasi publik</w:t>
      </w:r>
    </w:p>
    <w:p w14:paraId="3A03D83A" w14:textId="50D82507" w:rsidR="00C7263B" w:rsidRPr="00C7263B" w:rsidRDefault="00BE4849" w:rsidP="004952AC">
      <w:pPr>
        <w:jc w:val="both"/>
      </w:pPr>
      <w:r>
        <w:t xml:space="preserve">Dalam </w:t>
      </w:r>
      <w:r w:rsidR="00C7263B">
        <w:t xml:space="preserve">simulasi </w:t>
      </w:r>
      <w:r>
        <w:t xml:space="preserve">ini </w:t>
      </w:r>
      <w:r w:rsidR="00C7263B" w:rsidRPr="008A6BC4">
        <w:t xml:space="preserve">rumah tangga </w:t>
      </w:r>
      <w:r>
        <w:t xml:space="preserve">merubah preferensinya </w:t>
      </w:r>
      <w:r w:rsidR="00C7263B" w:rsidRPr="008A6BC4">
        <w:t>dari kendaraan pribadi ke transportasi publik</w:t>
      </w:r>
      <w:r w:rsidR="00C7263B">
        <w:t xml:space="preserve"> (SIM2A)</w:t>
      </w:r>
      <w:r w:rsidR="00C7263B" w:rsidRPr="008A6BC4">
        <w:t xml:space="preserve">. Hal ini dilakukan dengan pengurangan pengeluaran untuk bahan bakar dan peningkatan pengeluaran untuk transportasi umum (transportasi darat dan rel) dalam jumlah yang </w:t>
      </w:r>
      <w:r>
        <w:t xml:space="preserve">relatif </w:t>
      </w:r>
      <w:r w:rsidR="00C7263B" w:rsidRPr="008A6BC4">
        <w:t>sama. Dalam simulasi ini, variabel eksogen yang akan di-shock adalah perubahan preferensi rumah tangga</w:t>
      </w:r>
      <w:r w:rsidR="00A93E7B">
        <w:t xml:space="preserve"> terhadap public transport</w:t>
      </w:r>
      <w:r w:rsidR="00C7263B" w:rsidRPr="008A6BC4">
        <w:t xml:space="preserve">. Besarnya shock ini dirancang sedemikian rupa sehingga mengurangi konsumsi bahan bakar rumah tangga sebesar </w:t>
      </w:r>
      <w:r w:rsidR="00531885">
        <w:t>1</w:t>
      </w:r>
      <w:r w:rsidR="00C7263B" w:rsidRPr="008A6BC4">
        <w:t>0% dan meningkatkan konsumsi transportasi darat dan rel rumah tangga sebesar jumlah yang sama.</w:t>
      </w:r>
    </w:p>
    <w:p w14:paraId="381024FD" w14:textId="18FFE2D6" w:rsidR="00C25C81" w:rsidRDefault="00C25C81" w:rsidP="00C25C81">
      <w:pPr>
        <w:pStyle w:val="ListParagraph"/>
        <w:numPr>
          <w:ilvl w:val="0"/>
          <w:numId w:val="7"/>
        </w:numPr>
        <w:jc w:val="both"/>
      </w:pPr>
      <w:r>
        <w:t>Silahkan diskusikan dengan rekan kelompok Anda</w:t>
      </w:r>
      <w:r w:rsidR="000D07D1">
        <w:t xml:space="preserve"> selama 10 menit</w:t>
      </w:r>
      <w:r>
        <w:t xml:space="preserve">, bagaimana menterjemahkan simulasi ini kedalam pernyataan shock dan </w:t>
      </w:r>
      <w:r w:rsidR="009550E1">
        <w:t>(</w:t>
      </w:r>
      <w:r>
        <w:t>jika diperlukan</w:t>
      </w:r>
      <w:r w:rsidR="009550E1">
        <w:t>)</w:t>
      </w:r>
      <w:r>
        <w:t xml:space="preserve"> dalam pernyataan swap. </w:t>
      </w:r>
      <w:r w:rsidR="00861CB7">
        <w:t>(Variabel yang di shock, variabel yang diswap, tahun simulasi)</w:t>
      </w:r>
      <w:r>
        <w:t xml:space="preserve"> </w:t>
      </w:r>
      <w:r w:rsidR="003B58BC">
        <w:t>Hint: cek term.tab, dan pol.cls</w:t>
      </w:r>
      <w:r w:rsidR="009F1DBF">
        <w:t>.</w:t>
      </w:r>
    </w:p>
    <w:p w14:paraId="2808F7C1" w14:textId="77777777" w:rsidR="008A15A1" w:rsidRDefault="00A43E76" w:rsidP="00C25C81">
      <w:pPr>
        <w:pStyle w:val="ListParagraph"/>
        <w:numPr>
          <w:ilvl w:val="0"/>
          <w:numId w:val="7"/>
        </w:numPr>
        <w:jc w:val="both"/>
      </w:pPr>
      <w:r>
        <w:t>Berdasarkan hasil penelusuran dan diskusi kelomp</w:t>
      </w:r>
      <w:r w:rsidR="008A15A1">
        <w:t>o</w:t>
      </w:r>
      <w:r>
        <w:t>k</w:t>
      </w:r>
      <w:r w:rsidR="008A15A1">
        <w:t xml:space="preserve">: </w:t>
      </w:r>
    </w:p>
    <w:p w14:paraId="3C31A417" w14:textId="65D6D1BE" w:rsidR="008A15A1" w:rsidRDefault="008A15A1" w:rsidP="008A15A1">
      <w:pPr>
        <w:pStyle w:val="ListParagraph"/>
        <w:numPr>
          <w:ilvl w:val="1"/>
          <w:numId w:val="7"/>
        </w:numPr>
        <w:jc w:val="both"/>
      </w:pPr>
      <w:r>
        <w:t>Va</w:t>
      </w:r>
      <w:r w:rsidR="007A5A8B">
        <w:t>r</w:t>
      </w:r>
      <w:r>
        <w:t>iabel apa yang dapat menggambarkan perubahan konsumsi bahan bakar rumah tangga?</w:t>
      </w:r>
    </w:p>
    <w:p w14:paraId="305B62E8" w14:textId="43105D44" w:rsidR="008A15A1" w:rsidRDefault="008A15A1" w:rsidP="008A15A1">
      <w:pPr>
        <w:pStyle w:val="ListParagraph"/>
        <w:numPr>
          <w:ilvl w:val="1"/>
          <w:numId w:val="7"/>
        </w:numPr>
        <w:jc w:val="both"/>
      </w:pPr>
      <w:r>
        <w:t>Va</w:t>
      </w:r>
      <w:r w:rsidR="007A5A8B">
        <w:t>r</w:t>
      </w:r>
      <w:r>
        <w:t xml:space="preserve">iabel apa yang dapat menggambarkan perubahan konsumsi </w:t>
      </w:r>
      <w:r w:rsidR="00CE7780">
        <w:t xml:space="preserve">transportasi darat </w:t>
      </w:r>
      <w:r>
        <w:t>rumah tangga?</w:t>
      </w:r>
    </w:p>
    <w:p w14:paraId="33C68C0D" w14:textId="773D3EFD" w:rsidR="0096635B" w:rsidRDefault="0096635B" w:rsidP="0096635B">
      <w:pPr>
        <w:pStyle w:val="ListParagraph"/>
        <w:numPr>
          <w:ilvl w:val="0"/>
          <w:numId w:val="7"/>
        </w:numPr>
        <w:jc w:val="both"/>
      </w:pPr>
      <w:r>
        <w:t>Bagaimana pernyataan shock dan swap -nya?</w:t>
      </w:r>
    </w:p>
    <w:p w14:paraId="7201AD73" w14:textId="32C1C692" w:rsidR="001F61A6" w:rsidRDefault="001F61A6" w:rsidP="0096635B">
      <w:pPr>
        <w:pStyle w:val="ListParagraph"/>
        <w:numPr>
          <w:ilvl w:val="0"/>
          <w:numId w:val="7"/>
        </w:numPr>
        <w:jc w:val="both"/>
      </w:pPr>
      <w:r>
        <w:t xml:space="preserve">Tempatkan file policy shock dan policy closure pada tahun yang sesuai. </w:t>
      </w:r>
    </w:p>
    <w:p w14:paraId="79AB639C" w14:textId="525D4083" w:rsidR="00762608" w:rsidRDefault="00762608" w:rsidP="0096635B">
      <w:pPr>
        <w:pStyle w:val="ListParagraph"/>
        <w:numPr>
          <w:ilvl w:val="0"/>
          <w:numId w:val="7"/>
        </w:numPr>
        <w:jc w:val="both"/>
      </w:pPr>
      <w:r>
        <w:t xml:space="preserve">Jika sudah sesuai, klik Run All. </w:t>
      </w:r>
    </w:p>
    <w:p w14:paraId="352BB68D" w14:textId="77777777" w:rsidR="0080142A" w:rsidRDefault="0080142A" w:rsidP="0080142A">
      <w:pPr>
        <w:pStyle w:val="ListParagraph"/>
        <w:rPr>
          <w:color w:val="FF0000"/>
        </w:rPr>
      </w:pPr>
      <w:r w:rsidRPr="0080142A">
        <w:rPr>
          <w:color w:val="FF0000"/>
        </w:rPr>
        <w:t xml:space="preserve">Jawaban: </w:t>
      </w:r>
    </w:p>
    <w:p w14:paraId="6A69C979" w14:textId="2250726F" w:rsidR="00A24377" w:rsidRPr="00172363" w:rsidRDefault="00A24377" w:rsidP="00A24377">
      <w:pPr>
        <w:pStyle w:val="ListParagraph"/>
        <w:rPr>
          <w:color w:val="FF0000"/>
        </w:rPr>
      </w:pPr>
      <w:r w:rsidRPr="00172363">
        <w:rPr>
          <w:color w:val="FF0000"/>
        </w:rPr>
        <w:t>Shock Simulasi 1</w:t>
      </w:r>
      <w:r w:rsidR="00172363" w:rsidRPr="00172363">
        <w:rPr>
          <w:color w:val="FF0000"/>
        </w:rPr>
        <w:t xml:space="preserve"> (2025)</w:t>
      </w:r>
      <w:r w:rsidR="006E3449">
        <w:rPr>
          <w:color w:val="FF0000"/>
        </w:rPr>
        <w:t>:</w:t>
      </w:r>
    </w:p>
    <w:p w14:paraId="77630F7B" w14:textId="4706766D" w:rsidR="00A24377" w:rsidRDefault="00A246BC" w:rsidP="00A24377">
      <w:pPr>
        <w:pStyle w:val="ListParagraph"/>
        <w:rPr>
          <w:sz w:val="10"/>
          <w:szCs w:val="10"/>
        </w:rPr>
      </w:pPr>
      <w:r w:rsidRPr="00A246BC">
        <w:rPr>
          <w:color w:val="FF0000"/>
        </w:rPr>
        <w:lastRenderedPageBreak/>
        <w:t>2025:</w:t>
      </w:r>
      <w:r>
        <w:rPr>
          <w:rFonts w:ascii="Consolas" w:hAnsi="Consolas" w:cs="Consolas"/>
          <w:b/>
          <w:bCs/>
          <w:color w:val="000000"/>
          <w:kern w:val="0"/>
          <w:sz w:val="24"/>
          <w:szCs w:val="24"/>
        </w:rPr>
        <w:t xml:space="preserve"> </w:t>
      </w:r>
      <w:r w:rsidR="00A24377" w:rsidRPr="00117790">
        <w:rPr>
          <w:rFonts w:ascii="Consolas" w:hAnsi="Consolas" w:cs="Consolas"/>
          <w:b/>
          <w:bCs/>
          <w:color w:val="000000"/>
          <w:kern w:val="0"/>
          <w:sz w:val="24"/>
          <w:szCs w:val="24"/>
        </w:rPr>
        <w:t>ashock</w:t>
      </w:r>
      <w:r w:rsidR="00A24377" w:rsidRPr="00117790">
        <w:rPr>
          <w:rFonts w:ascii="Consolas" w:hAnsi="Consolas" w:cs="Consolas"/>
          <w:color w:val="000000"/>
          <w:kern w:val="0"/>
          <w:sz w:val="24"/>
          <w:szCs w:val="24"/>
        </w:rPr>
        <w:t xml:space="preserve"> </w:t>
      </w:r>
      <w:r w:rsidR="00A24377" w:rsidRPr="00117790">
        <w:rPr>
          <w:rFonts w:ascii="Consolas" w:hAnsi="Consolas" w:cs="Consolas"/>
          <w:color w:val="008000"/>
          <w:kern w:val="0"/>
          <w:sz w:val="24"/>
          <w:szCs w:val="24"/>
        </w:rPr>
        <w:t>tuser_sd</w:t>
      </w:r>
      <w:r w:rsidR="00A24377" w:rsidRPr="00117790">
        <w:rPr>
          <w:rFonts w:ascii="Consolas" w:hAnsi="Consolas" w:cs="Consolas"/>
          <w:color w:val="000000"/>
          <w:kern w:val="0"/>
          <w:sz w:val="24"/>
          <w:szCs w:val="24"/>
        </w:rPr>
        <w:t>(</w:t>
      </w:r>
      <w:r w:rsidR="00A24377" w:rsidRPr="00117790">
        <w:rPr>
          <w:rFonts w:ascii="Consolas" w:hAnsi="Consolas" w:cs="Consolas"/>
          <w:i/>
          <w:iCs/>
          <w:color w:val="800000"/>
          <w:kern w:val="0"/>
          <w:sz w:val="24"/>
          <w:szCs w:val="24"/>
        </w:rPr>
        <w:t>"PetrolRefin"</w:t>
      </w:r>
      <w:r w:rsidR="00A24377" w:rsidRPr="00117790">
        <w:rPr>
          <w:rFonts w:ascii="Consolas" w:hAnsi="Consolas" w:cs="Consolas"/>
          <w:color w:val="000000"/>
          <w:kern w:val="0"/>
          <w:sz w:val="24"/>
          <w:szCs w:val="24"/>
        </w:rPr>
        <w:t>,</w:t>
      </w:r>
      <w:r w:rsidR="00A24377" w:rsidRPr="00117790">
        <w:rPr>
          <w:rFonts w:ascii="Consolas" w:hAnsi="Consolas" w:cs="Consolas"/>
          <w:i/>
          <w:iCs/>
          <w:color w:val="800000"/>
          <w:kern w:val="0"/>
          <w:sz w:val="24"/>
          <w:szCs w:val="24"/>
        </w:rPr>
        <w:t>"Hou"</w:t>
      </w:r>
      <w:r w:rsidR="00A24377" w:rsidRPr="00117790">
        <w:rPr>
          <w:rFonts w:ascii="Consolas" w:hAnsi="Consolas" w:cs="Consolas"/>
          <w:color w:val="000000"/>
          <w:kern w:val="0"/>
          <w:sz w:val="24"/>
          <w:szCs w:val="24"/>
        </w:rPr>
        <w:t xml:space="preserve">) = </w:t>
      </w:r>
      <w:r w:rsidR="00A24377">
        <w:rPr>
          <w:rFonts w:ascii="Consolas" w:hAnsi="Consolas" w:cs="Consolas"/>
          <w:color w:val="000000"/>
          <w:kern w:val="0"/>
          <w:sz w:val="24"/>
          <w:szCs w:val="24"/>
        </w:rPr>
        <w:t>10</w:t>
      </w:r>
      <w:r w:rsidR="00A24377" w:rsidRPr="00117790">
        <w:rPr>
          <w:rFonts w:ascii="Consolas" w:hAnsi="Consolas" w:cs="Consolas"/>
          <w:color w:val="000000"/>
          <w:kern w:val="0"/>
          <w:sz w:val="24"/>
          <w:szCs w:val="24"/>
        </w:rPr>
        <w:t>;</w:t>
      </w:r>
      <w:r w:rsidR="00A24377" w:rsidRPr="00117790">
        <w:rPr>
          <w:rFonts w:ascii="Consolas" w:hAnsi="Consolas" w:cs="Consolas"/>
          <w:color w:val="000000"/>
          <w:kern w:val="0"/>
          <w:sz w:val="24"/>
          <w:szCs w:val="24"/>
        </w:rPr>
        <w:br/>
      </w:r>
      <w:r w:rsidRPr="00A246BC">
        <w:rPr>
          <w:color w:val="FF0000"/>
        </w:rPr>
        <w:t>2025:</w:t>
      </w:r>
      <w:r>
        <w:rPr>
          <w:rFonts w:ascii="Consolas" w:hAnsi="Consolas" w:cs="Consolas"/>
          <w:b/>
          <w:bCs/>
          <w:color w:val="000000"/>
          <w:kern w:val="0"/>
          <w:sz w:val="24"/>
          <w:szCs w:val="24"/>
        </w:rPr>
        <w:t xml:space="preserve"> </w:t>
      </w:r>
      <w:r w:rsidR="00A24377" w:rsidRPr="00117790">
        <w:rPr>
          <w:rFonts w:ascii="Consolas" w:hAnsi="Consolas" w:cs="Consolas"/>
          <w:b/>
          <w:bCs/>
          <w:color w:val="000000"/>
          <w:kern w:val="0"/>
          <w:sz w:val="24"/>
          <w:szCs w:val="24"/>
        </w:rPr>
        <w:t>ashock</w:t>
      </w:r>
      <w:r w:rsidR="00A24377" w:rsidRPr="00117790">
        <w:rPr>
          <w:rFonts w:ascii="Consolas" w:hAnsi="Consolas" w:cs="Consolas"/>
          <w:color w:val="000000"/>
          <w:kern w:val="0"/>
          <w:sz w:val="24"/>
          <w:szCs w:val="24"/>
        </w:rPr>
        <w:t xml:space="preserve"> </w:t>
      </w:r>
      <w:r w:rsidR="00A24377" w:rsidRPr="00117790">
        <w:rPr>
          <w:rFonts w:ascii="Consolas" w:hAnsi="Consolas" w:cs="Consolas"/>
          <w:color w:val="008000"/>
          <w:kern w:val="0"/>
          <w:sz w:val="24"/>
          <w:szCs w:val="24"/>
        </w:rPr>
        <w:t>tuser_sd</w:t>
      </w:r>
      <w:r w:rsidR="00A24377" w:rsidRPr="00117790">
        <w:rPr>
          <w:rFonts w:ascii="Consolas" w:hAnsi="Consolas" w:cs="Consolas"/>
          <w:color w:val="000000"/>
          <w:kern w:val="0"/>
          <w:sz w:val="24"/>
          <w:szCs w:val="24"/>
        </w:rPr>
        <w:t>(</w:t>
      </w:r>
      <w:r w:rsidR="00A24377" w:rsidRPr="00117790">
        <w:rPr>
          <w:rFonts w:ascii="Consolas" w:hAnsi="Consolas" w:cs="Consolas"/>
          <w:i/>
          <w:iCs/>
          <w:color w:val="800000"/>
          <w:kern w:val="0"/>
          <w:sz w:val="24"/>
          <w:szCs w:val="24"/>
        </w:rPr>
        <w:t>"PetrolRefin"</w:t>
      </w:r>
      <w:r w:rsidR="00A24377" w:rsidRPr="00117790">
        <w:rPr>
          <w:rFonts w:ascii="Consolas" w:hAnsi="Consolas" w:cs="Consolas"/>
          <w:color w:val="000000"/>
          <w:kern w:val="0"/>
          <w:sz w:val="24"/>
          <w:szCs w:val="24"/>
        </w:rPr>
        <w:t>,</w:t>
      </w:r>
      <w:r w:rsidR="00A24377" w:rsidRPr="00117790">
        <w:rPr>
          <w:rFonts w:ascii="Consolas" w:hAnsi="Consolas" w:cs="Consolas"/>
          <w:i/>
          <w:iCs/>
          <w:color w:val="800000"/>
          <w:kern w:val="0"/>
          <w:sz w:val="24"/>
          <w:szCs w:val="24"/>
        </w:rPr>
        <w:t>"RoadTrans"</w:t>
      </w:r>
      <w:r w:rsidR="00A24377" w:rsidRPr="00117790">
        <w:rPr>
          <w:rFonts w:ascii="Consolas" w:hAnsi="Consolas" w:cs="Consolas"/>
          <w:color w:val="000000"/>
          <w:kern w:val="0"/>
          <w:sz w:val="24"/>
          <w:szCs w:val="24"/>
        </w:rPr>
        <w:t xml:space="preserve">) = </w:t>
      </w:r>
      <w:r w:rsidR="00A24377">
        <w:rPr>
          <w:rFonts w:ascii="Consolas" w:hAnsi="Consolas" w:cs="Consolas"/>
          <w:color w:val="000000"/>
          <w:kern w:val="0"/>
          <w:sz w:val="24"/>
          <w:szCs w:val="24"/>
        </w:rPr>
        <w:t>10</w:t>
      </w:r>
      <w:r w:rsidR="00A24377" w:rsidRPr="00117790">
        <w:rPr>
          <w:rFonts w:ascii="Consolas" w:hAnsi="Consolas" w:cs="Consolas"/>
          <w:color w:val="000000"/>
          <w:kern w:val="0"/>
          <w:sz w:val="24"/>
          <w:szCs w:val="24"/>
        </w:rPr>
        <w:t xml:space="preserve">; </w:t>
      </w:r>
      <w:r w:rsidR="00A24377" w:rsidRPr="00117790">
        <w:rPr>
          <w:rFonts w:ascii="Consolas" w:hAnsi="Consolas" w:cs="Consolas"/>
          <w:color w:val="000000"/>
          <w:kern w:val="0"/>
          <w:sz w:val="24"/>
          <w:szCs w:val="24"/>
        </w:rPr>
        <w:br/>
      </w:r>
    </w:p>
    <w:p w14:paraId="2E55CA6F" w14:textId="668310F2" w:rsidR="00A24377" w:rsidRPr="009067C7" w:rsidRDefault="00172363" w:rsidP="00A24377">
      <w:pPr>
        <w:pStyle w:val="ListParagraph"/>
        <w:rPr>
          <w:rFonts w:ascii="Consolas" w:hAnsi="Consolas" w:cs="Consolas"/>
          <w:b/>
          <w:bCs/>
          <w:color w:val="000000"/>
          <w:kern w:val="0"/>
          <w:sz w:val="24"/>
          <w:szCs w:val="24"/>
        </w:rPr>
      </w:pPr>
      <w:bookmarkStart w:id="7" w:name="_Hlk176485327"/>
      <w:r w:rsidRPr="00A246BC">
        <w:rPr>
          <w:color w:val="FF0000"/>
        </w:rPr>
        <w:t>2025-2040:</w:t>
      </w:r>
      <w:r>
        <w:rPr>
          <w:rFonts w:ascii="Consolas" w:hAnsi="Consolas" w:cs="Consolas"/>
          <w:b/>
          <w:bCs/>
          <w:color w:val="000000"/>
          <w:kern w:val="0"/>
          <w:sz w:val="24"/>
          <w:szCs w:val="24"/>
        </w:rPr>
        <w:t xml:space="preserve"> </w:t>
      </w:r>
      <w:bookmarkEnd w:id="7"/>
      <w:r w:rsidR="00A24377" w:rsidRPr="009067C7">
        <w:rPr>
          <w:rFonts w:ascii="Consolas" w:hAnsi="Consolas" w:cs="Consolas"/>
          <w:b/>
          <w:bCs/>
          <w:color w:val="000000"/>
          <w:kern w:val="0"/>
          <w:sz w:val="24"/>
          <w:szCs w:val="24"/>
        </w:rPr>
        <w:t>swap delTAXREV = tpubt(</w:t>
      </w:r>
      <w:r w:rsidR="00A24377" w:rsidRPr="009067C7">
        <w:rPr>
          <w:rFonts w:ascii="Consolas" w:hAnsi="Consolas" w:cs="Consolas"/>
          <w:b/>
          <w:bCs/>
          <w:i/>
          <w:iCs/>
          <w:color w:val="000000"/>
          <w:kern w:val="0"/>
          <w:sz w:val="24"/>
          <w:szCs w:val="24"/>
        </w:rPr>
        <w:t>"Hou"</w:t>
      </w:r>
      <w:r w:rsidR="00A24377" w:rsidRPr="009067C7">
        <w:rPr>
          <w:rFonts w:ascii="Consolas" w:hAnsi="Consolas" w:cs="Consolas"/>
          <w:b/>
          <w:bCs/>
          <w:color w:val="000000"/>
          <w:kern w:val="0"/>
          <w:sz w:val="24"/>
          <w:szCs w:val="24"/>
        </w:rPr>
        <w:t>);</w:t>
      </w:r>
    </w:p>
    <w:p w14:paraId="372A3CC3" w14:textId="6861CE69" w:rsidR="00A24377" w:rsidRDefault="00BD0ECA" w:rsidP="0080142A">
      <w:pPr>
        <w:pStyle w:val="ListParagraph"/>
        <w:rPr>
          <w:color w:val="FF0000"/>
        </w:rPr>
      </w:pPr>
      <w:r>
        <w:rPr>
          <w:noProof/>
        </w:rPr>
        <w:drawing>
          <wp:inline distT="0" distB="0" distL="0" distR="0" wp14:anchorId="0B387CB2" wp14:editId="228687EF">
            <wp:extent cx="4375150" cy="2734348"/>
            <wp:effectExtent l="19050" t="19050" r="25400" b="27940"/>
            <wp:docPr id="1139990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0231" name="Picture 1" descr="A screenshot of a computer&#10;&#10;Description automatically generated"/>
                    <pic:cNvPicPr/>
                  </pic:nvPicPr>
                  <pic:blipFill>
                    <a:blip r:embed="rId13"/>
                    <a:stretch>
                      <a:fillRect/>
                    </a:stretch>
                  </pic:blipFill>
                  <pic:spPr>
                    <a:xfrm>
                      <a:off x="0" y="0"/>
                      <a:ext cx="4387712" cy="2742199"/>
                    </a:xfrm>
                    <a:prstGeom prst="rect">
                      <a:avLst/>
                    </a:prstGeom>
                    <a:ln>
                      <a:solidFill>
                        <a:srgbClr val="FF0000"/>
                      </a:solidFill>
                    </a:ln>
                  </pic:spPr>
                </pic:pic>
              </a:graphicData>
            </a:graphic>
          </wp:inline>
        </w:drawing>
      </w:r>
    </w:p>
    <w:p w14:paraId="442F51B0" w14:textId="77777777" w:rsidR="008A15A1" w:rsidRPr="00C25C81" w:rsidRDefault="008A15A1" w:rsidP="00CE7780">
      <w:pPr>
        <w:pStyle w:val="ListParagraph"/>
        <w:ind w:left="1440"/>
        <w:jc w:val="both"/>
      </w:pPr>
    </w:p>
    <w:p w14:paraId="6F24E3A1" w14:textId="5263D362" w:rsidR="003E5854" w:rsidRDefault="003E5854" w:rsidP="00F22846">
      <w:pPr>
        <w:pStyle w:val="ListParagraph"/>
      </w:pPr>
    </w:p>
    <w:p w14:paraId="50FBC108" w14:textId="77777777" w:rsidR="00734CFA" w:rsidRDefault="00734CFA" w:rsidP="00734CFA">
      <w:pPr>
        <w:pStyle w:val="ListParagraph"/>
        <w:rPr>
          <w:rFonts w:ascii="Consolas" w:hAnsi="Consolas" w:cs="Consolas"/>
          <w:b/>
          <w:bCs/>
          <w:color w:val="000000"/>
          <w:kern w:val="0"/>
          <w:sz w:val="24"/>
          <w:szCs w:val="24"/>
        </w:rPr>
      </w:pPr>
    </w:p>
    <w:p w14:paraId="78920647" w14:textId="77777777" w:rsidR="00734CFA" w:rsidRDefault="00734CFA" w:rsidP="00734CFA">
      <w:pPr>
        <w:pStyle w:val="ListParagraph"/>
        <w:rPr>
          <w:rFonts w:ascii="Consolas" w:hAnsi="Consolas" w:cs="Consolas"/>
          <w:b/>
          <w:bCs/>
          <w:color w:val="000000"/>
          <w:kern w:val="0"/>
          <w:sz w:val="24"/>
          <w:szCs w:val="24"/>
        </w:rPr>
      </w:pPr>
    </w:p>
    <w:p w14:paraId="08BBB873" w14:textId="4283D921" w:rsidR="00734CFA" w:rsidRDefault="00166D44" w:rsidP="00166D44">
      <w:pPr>
        <w:pStyle w:val="Heading2"/>
      </w:pPr>
      <w:r>
        <w:t>Simulasi insentif penggunaan transportasi umum</w:t>
      </w:r>
    </w:p>
    <w:p w14:paraId="601CE238" w14:textId="77777777" w:rsidR="00166D44" w:rsidRDefault="00166D44" w:rsidP="00166D44">
      <w:pPr>
        <w:jc w:val="both"/>
      </w:pPr>
      <w:r w:rsidRPr="008A6BC4">
        <w:t>Kedua, pemberian insentif penggunaan transportasi umum (transportasi darat dan rel) melalui subsidi harga sebesar 25%. Ini dilakukan dalam dua variasi. Pada skenario SIM</w:t>
      </w:r>
      <w:r>
        <w:t>2B1</w:t>
      </w:r>
      <w:r w:rsidRPr="008A6BC4">
        <w:t>, subsidi diterapkan melalui pengelolaan anggaran defisit, sedangkan pada skenario SIM</w:t>
      </w:r>
      <w:r>
        <w:t>2</w:t>
      </w:r>
      <w:r w:rsidRPr="008A6BC4">
        <w:t>B</w:t>
      </w:r>
      <w:r>
        <w:t>2</w:t>
      </w:r>
      <w:r w:rsidRPr="008A6BC4">
        <w:t>, subsidi diberikan dengan mengurangi subsidi bahan bakar yang digunakan oleh rumah tangga (untuk kendaraan pribadi), sehingga anggaran tetap netral. Dalam simulasi ini, variabel eksogen yang akan di-shock adalah tingkat pajak penjualan atas pembelian layanan transportasi oleh rumah tangga (SIM</w:t>
      </w:r>
      <w:r>
        <w:t>2B1</w:t>
      </w:r>
      <w:r w:rsidRPr="008A6BC4">
        <w:t>). Pada skenario SIM</w:t>
      </w:r>
      <w:r>
        <w:t>2B2</w:t>
      </w:r>
      <w:r w:rsidRPr="008A6BC4">
        <w:t>, selain penurunan tingkat pajak penjualan atas layanan transportasi, tingkat subsidi atas konsumsi bahan bakar juga dikurangi untuk menjaga agar pendapatan pajak tidak langsung tetap sama.</w:t>
      </w:r>
    </w:p>
    <w:p w14:paraId="7C590644" w14:textId="51CE7570" w:rsidR="00F6669D" w:rsidRDefault="00F6669D" w:rsidP="00F6669D">
      <w:pPr>
        <w:pStyle w:val="ListParagraph"/>
        <w:numPr>
          <w:ilvl w:val="0"/>
          <w:numId w:val="9"/>
        </w:numPr>
        <w:jc w:val="both"/>
      </w:pPr>
      <w:r>
        <w:t>Silahkan diskusikan dengan rekan kelompok Anda selama 10 menit, bagaimana menterjemahkan simulasi ini kedalam pernyataan shock dan (jika diperlukan) dalam pernyataan swap (Variabel yang di shock, variabel yang diswap, tahun simulasi)</w:t>
      </w:r>
      <w:r w:rsidR="00A24377">
        <w:t>.</w:t>
      </w:r>
      <w:r>
        <w:t xml:space="preserve"> Hint: cek term.tab, dan pol.cls.</w:t>
      </w:r>
    </w:p>
    <w:p w14:paraId="7E526B57" w14:textId="77777777" w:rsidR="00F6669D" w:rsidRDefault="00F6669D" w:rsidP="00F6669D">
      <w:pPr>
        <w:pStyle w:val="ListParagraph"/>
        <w:numPr>
          <w:ilvl w:val="0"/>
          <w:numId w:val="9"/>
        </w:numPr>
        <w:jc w:val="both"/>
      </w:pPr>
      <w:r>
        <w:t xml:space="preserve">Berdasarkan hasil penelusuran dan diskusi kelompok: </w:t>
      </w:r>
    </w:p>
    <w:p w14:paraId="3AECE690" w14:textId="1E3A867E" w:rsidR="00F6669D" w:rsidRDefault="00F6669D" w:rsidP="00F6669D">
      <w:pPr>
        <w:pStyle w:val="ListParagraph"/>
        <w:numPr>
          <w:ilvl w:val="1"/>
          <w:numId w:val="9"/>
        </w:numPr>
        <w:jc w:val="both"/>
      </w:pPr>
      <w:r>
        <w:t xml:space="preserve">Variabel apa yang dapat menggambarkan </w:t>
      </w:r>
      <w:r w:rsidR="00A24377">
        <w:t xml:space="preserve">subsidi harga transportasi umum untuk </w:t>
      </w:r>
      <w:r>
        <w:t>rumah tangga?</w:t>
      </w:r>
    </w:p>
    <w:p w14:paraId="2D55E2D4" w14:textId="58BE42BA" w:rsidR="00F6669D" w:rsidRDefault="00F6669D" w:rsidP="00F6669D">
      <w:pPr>
        <w:pStyle w:val="ListParagraph"/>
        <w:numPr>
          <w:ilvl w:val="1"/>
          <w:numId w:val="9"/>
        </w:numPr>
        <w:jc w:val="both"/>
      </w:pPr>
      <w:r>
        <w:t xml:space="preserve">Variabel apa yang dapat menggambarkan </w:t>
      </w:r>
      <w:r w:rsidR="00B25483" w:rsidRPr="008A6BC4">
        <w:t>subsidi bahan bakar yang digunakan oleh rumah tangga (untuk kendaraan pribadi)</w:t>
      </w:r>
      <w:r>
        <w:t>?</w:t>
      </w:r>
    </w:p>
    <w:p w14:paraId="7CA56B20" w14:textId="438957CB" w:rsidR="000F7AFE" w:rsidRDefault="000F7AFE" w:rsidP="00F6669D">
      <w:pPr>
        <w:pStyle w:val="ListParagraph"/>
        <w:numPr>
          <w:ilvl w:val="1"/>
          <w:numId w:val="9"/>
        </w:numPr>
        <w:jc w:val="both"/>
      </w:pPr>
      <w:r>
        <w:t>Bagaimana memformulasikan budget neutrality?</w:t>
      </w:r>
    </w:p>
    <w:p w14:paraId="52EBA18D" w14:textId="77777777" w:rsidR="00F6669D" w:rsidRDefault="00F6669D" w:rsidP="00F6669D">
      <w:pPr>
        <w:pStyle w:val="ListParagraph"/>
        <w:numPr>
          <w:ilvl w:val="0"/>
          <w:numId w:val="9"/>
        </w:numPr>
        <w:jc w:val="both"/>
      </w:pPr>
      <w:r>
        <w:t>Bagaimana pernyataan shock dan swap -nya?</w:t>
      </w:r>
    </w:p>
    <w:p w14:paraId="34A18374" w14:textId="77777777" w:rsidR="00F6669D" w:rsidRDefault="00F6669D" w:rsidP="00F6669D">
      <w:pPr>
        <w:pStyle w:val="ListParagraph"/>
        <w:numPr>
          <w:ilvl w:val="0"/>
          <w:numId w:val="9"/>
        </w:numPr>
        <w:jc w:val="both"/>
      </w:pPr>
      <w:r>
        <w:t xml:space="preserve">Tempatkan file policy shock dan policy closure pada tahun yang sesuai. </w:t>
      </w:r>
    </w:p>
    <w:p w14:paraId="333CBBD4" w14:textId="77777777" w:rsidR="00F6669D" w:rsidRDefault="00F6669D" w:rsidP="00F6669D">
      <w:pPr>
        <w:pStyle w:val="ListParagraph"/>
        <w:numPr>
          <w:ilvl w:val="0"/>
          <w:numId w:val="9"/>
        </w:numPr>
        <w:jc w:val="both"/>
      </w:pPr>
      <w:r>
        <w:t xml:space="preserve">Jika sudah sesuai, klik Run All. </w:t>
      </w:r>
    </w:p>
    <w:p w14:paraId="0B219E74" w14:textId="77777777" w:rsidR="00A86E29" w:rsidRDefault="00A86E29" w:rsidP="00A86E29">
      <w:pPr>
        <w:pStyle w:val="ListParagraph"/>
        <w:rPr>
          <w:color w:val="FF0000"/>
        </w:rPr>
      </w:pPr>
      <w:r w:rsidRPr="0080142A">
        <w:rPr>
          <w:color w:val="FF0000"/>
        </w:rPr>
        <w:lastRenderedPageBreak/>
        <w:t xml:space="preserve">Jawaban: </w:t>
      </w:r>
    </w:p>
    <w:p w14:paraId="23C88270" w14:textId="21059824" w:rsidR="00A86E29" w:rsidRPr="00172363" w:rsidRDefault="00A86E29" w:rsidP="00A86E29">
      <w:pPr>
        <w:pStyle w:val="ListParagraph"/>
        <w:rPr>
          <w:color w:val="FF0000"/>
        </w:rPr>
      </w:pPr>
      <w:r w:rsidRPr="00172363">
        <w:rPr>
          <w:color w:val="FF0000"/>
        </w:rPr>
        <w:t xml:space="preserve">Shock Simulasi </w:t>
      </w:r>
      <w:r>
        <w:rPr>
          <w:color w:val="FF0000"/>
        </w:rPr>
        <w:t>2A</w:t>
      </w:r>
      <w:r w:rsidRPr="00172363">
        <w:rPr>
          <w:color w:val="FF0000"/>
        </w:rPr>
        <w:t xml:space="preserve"> (2025)</w:t>
      </w:r>
      <w:r>
        <w:rPr>
          <w:color w:val="FF0000"/>
        </w:rPr>
        <w:t>:</w:t>
      </w:r>
    </w:p>
    <w:p w14:paraId="480752E3" w14:textId="25E3542A" w:rsidR="009067C7" w:rsidRDefault="0085203F" w:rsidP="00F22846">
      <w:pPr>
        <w:pStyle w:val="ListParagraph"/>
        <w:rPr>
          <w:rFonts w:ascii="Consolas" w:hAnsi="Consolas" w:cs="Consolas"/>
          <w:color w:val="000000"/>
          <w:kern w:val="0"/>
          <w:sz w:val="24"/>
          <w:szCs w:val="24"/>
        </w:rPr>
      </w:pPr>
      <w:r w:rsidRPr="00A246BC">
        <w:rPr>
          <w:color w:val="FF0000"/>
        </w:rPr>
        <w:t>2025:</w:t>
      </w:r>
      <w:r>
        <w:rPr>
          <w:rFonts w:ascii="Consolas" w:hAnsi="Consolas" w:cs="Consolas"/>
          <w:b/>
          <w:bCs/>
          <w:color w:val="000000"/>
          <w:kern w:val="0"/>
          <w:sz w:val="24"/>
          <w:szCs w:val="24"/>
        </w:rPr>
        <w:t xml:space="preserve"> </w:t>
      </w:r>
      <w:r w:rsidR="009067C7" w:rsidRPr="009067C7">
        <w:rPr>
          <w:rFonts w:ascii="Consolas" w:hAnsi="Consolas" w:cs="Consolas"/>
          <w:b/>
          <w:bCs/>
          <w:color w:val="000000"/>
          <w:kern w:val="0"/>
          <w:sz w:val="24"/>
          <w:szCs w:val="24"/>
        </w:rPr>
        <w:t>ashock</w:t>
      </w:r>
      <w:r w:rsidR="009067C7" w:rsidRPr="009067C7">
        <w:rPr>
          <w:rFonts w:ascii="Consolas" w:hAnsi="Consolas" w:cs="Consolas"/>
          <w:color w:val="000000"/>
          <w:kern w:val="0"/>
          <w:sz w:val="24"/>
          <w:szCs w:val="24"/>
        </w:rPr>
        <w:t xml:space="preserve"> </w:t>
      </w:r>
      <w:r w:rsidR="009067C7" w:rsidRPr="009067C7">
        <w:rPr>
          <w:rFonts w:ascii="Consolas" w:hAnsi="Consolas" w:cs="Consolas"/>
          <w:color w:val="008000"/>
          <w:kern w:val="0"/>
          <w:sz w:val="24"/>
          <w:szCs w:val="24"/>
        </w:rPr>
        <w:t>tpubt</w:t>
      </w:r>
      <w:r w:rsidR="009067C7" w:rsidRPr="009067C7">
        <w:rPr>
          <w:rFonts w:ascii="Consolas" w:hAnsi="Consolas" w:cs="Consolas"/>
          <w:color w:val="000000"/>
          <w:kern w:val="0"/>
          <w:sz w:val="24"/>
          <w:szCs w:val="24"/>
        </w:rPr>
        <w:t>(</w:t>
      </w:r>
      <w:r w:rsidR="009067C7" w:rsidRPr="009067C7">
        <w:rPr>
          <w:rFonts w:ascii="Consolas" w:hAnsi="Consolas" w:cs="Consolas"/>
          <w:i/>
          <w:iCs/>
          <w:color w:val="800000"/>
          <w:kern w:val="0"/>
          <w:sz w:val="24"/>
          <w:szCs w:val="24"/>
        </w:rPr>
        <w:t>"Hou"</w:t>
      </w:r>
      <w:r w:rsidR="009067C7" w:rsidRPr="009067C7">
        <w:rPr>
          <w:rFonts w:ascii="Consolas" w:hAnsi="Consolas" w:cs="Consolas"/>
          <w:color w:val="000000"/>
          <w:kern w:val="0"/>
          <w:sz w:val="24"/>
          <w:szCs w:val="24"/>
        </w:rPr>
        <w:t>) = -</w:t>
      </w:r>
      <w:r w:rsidR="00D26E30">
        <w:rPr>
          <w:rFonts w:ascii="Consolas" w:hAnsi="Consolas" w:cs="Consolas"/>
          <w:color w:val="000000"/>
          <w:kern w:val="0"/>
          <w:sz w:val="24"/>
          <w:szCs w:val="24"/>
        </w:rPr>
        <w:t>10</w:t>
      </w:r>
      <w:r w:rsidR="009067C7" w:rsidRPr="009067C7">
        <w:rPr>
          <w:rFonts w:ascii="Consolas" w:hAnsi="Consolas" w:cs="Consolas"/>
          <w:color w:val="000000"/>
          <w:kern w:val="0"/>
          <w:sz w:val="24"/>
          <w:szCs w:val="24"/>
        </w:rPr>
        <w:t>;</w:t>
      </w:r>
      <w:r w:rsidR="00F6669D">
        <w:rPr>
          <w:rFonts w:ascii="Consolas" w:hAnsi="Consolas" w:cs="Consolas"/>
          <w:color w:val="000000"/>
          <w:kern w:val="0"/>
          <w:sz w:val="24"/>
          <w:szCs w:val="24"/>
        </w:rPr>
        <w:t xml:space="preserve"> </w:t>
      </w:r>
      <w:r w:rsidR="00A86E29">
        <w:rPr>
          <w:rFonts w:ascii="Consolas" w:hAnsi="Consolas" w:cs="Consolas"/>
          <w:color w:val="000000"/>
          <w:kern w:val="0"/>
          <w:sz w:val="24"/>
          <w:szCs w:val="24"/>
        </w:rPr>
        <w:t>!</w:t>
      </w:r>
      <w:r w:rsidR="00F6669D">
        <w:rPr>
          <w:rFonts w:ascii="Consolas" w:hAnsi="Consolas" w:cs="Consolas"/>
          <w:color w:val="000000"/>
          <w:kern w:val="0"/>
          <w:sz w:val="24"/>
          <w:szCs w:val="24"/>
        </w:rPr>
        <w:t>subsidi + budget deficit</w:t>
      </w:r>
    </w:p>
    <w:p w14:paraId="166A66D6" w14:textId="77777777" w:rsidR="009067C7" w:rsidRDefault="009067C7" w:rsidP="00F22846">
      <w:pPr>
        <w:pStyle w:val="ListParagraph"/>
        <w:rPr>
          <w:rFonts w:ascii="Consolas" w:hAnsi="Consolas" w:cs="Consolas"/>
          <w:color w:val="000000"/>
          <w:kern w:val="0"/>
          <w:sz w:val="24"/>
          <w:szCs w:val="24"/>
        </w:rPr>
      </w:pPr>
    </w:p>
    <w:p w14:paraId="6CE445F9" w14:textId="77777777" w:rsidR="00052A3C" w:rsidRPr="00A86E29" w:rsidRDefault="00052A3C" w:rsidP="00052A3C">
      <w:pPr>
        <w:pStyle w:val="ListParagraph"/>
        <w:rPr>
          <w:color w:val="FF0000"/>
        </w:rPr>
      </w:pPr>
      <w:r w:rsidRPr="00A86E29">
        <w:rPr>
          <w:color w:val="FF0000"/>
        </w:rPr>
        <w:t>Shock simulasi 2B</w:t>
      </w:r>
      <w:r>
        <w:rPr>
          <w:color w:val="FF0000"/>
        </w:rPr>
        <w:t>1</w:t>
      </w:r>
      <w:r w:rsidRPr="00A86E29">
        <w:rPr>
          <w:color w:val="FF0000"/>
        </w:rPr>
        <w:t xml:space="preserve"> </w:t>
      </w:r>
      <w:r w:rsidRPr="00172363">
        <w:rPr>
          <w:color w:val="FF0000"/>
        </w:rPr>
        <w:t>(2025)</w:t>
      </w:r>
      <w:r>
        <w:rPr>
          <w:color w:val="FF0000"/>
        </w:rPr>
        <w:t>:</w:t>
      </w:r>
    </w:p>
    <w:p w14:paraId="0C5D4471" w14:textId="77777777" w:rsidR="00052A3C" w:rsidRDefault="00052A3C" w:rsidP="00052A3C">
      <w:pPr>
        <w:pStyle w:val="ListParagraph"/>
        <w:rPr>
          <w:rFonts w:ascii="Consolas" w:hAnsi="Consolas" w:cs="Consolas"/>
          <w:color w:val="000000"/>
          <w:kern w:val="0"/>
          <w:sz w:val="24"/>
          <w:szCs w:val="24"/>
        </w:rPr>
      </w:pPr>
      <w:r w:rsidRPr="00A246BC">
        <w:rPr>
          <w:color w:val="FF0000"/>
        </w:rPr>
        <w:t>2025:</w:t>
      </w:r>
      <w:r>
        <w:rPr>
          <w:rFonts w:ascii="Consolas" w:hAnsi="Consolas" w:cs="Consolas"/>
          <w:b/>
          <w:bCs/>
          <w:color w:val="000000"/>
          <w:kern w:val="0"/>
          <w:sz w:val="24"/>
          <w:szCs w:val="24"/>
        </w:rPr>
        <w:t xml:space="preserve"> </w:t>
      </w:r>
      <w:r w:rsidRPr="009067C7">
        <w:rPr>
          <w:rFonts w:ascii="Consolas" w:hAnsi="Consolas" w:cs="Consolas"/>
          <w:b/>
          <w:bCs/>
          <w:color w:val="000000"/>
          <w:kern w:val="0"/>
          <w:sz w:val="24"/>
          <w:szCs w:val="24"/>
        </w:rPr>
        <w:t>ashock</w:t>
      </w:r>
      <w:r w:rsidRPr="009067C7">
        <w:rPr>
          <w:rFonts w:ascii="Consolas" w:hAnsi="Consolas" w:cs="Consolas"/>
          <w:color w:val="000000"/>
          <w:kern w:val="0"/>
          <w:sz w:val="24"/>
          <w:szCs w:val="24"/>
        </w:rPr>
        <w:t xml:space="preserve"> </w:t>
      </w:r>
      <w:r w:rsidRPr="009067C7">
        <w:rPr>
          <w:rFonts w:ascii="Consolas" w:hAnsi="Consolas" w:cs="Consolas"/>
          <w:color w:val="008000"/>
          <w:kern w:val="0"/>
          <w:sz w:val="24"/>
          <w:szCs w:val="24"/>
        </w:rPr>
        <w:t>tpubt</w:t>
      </w:r>
      <w:r w:rsidRPr="009067C7">
        <w:rPr>
          <w:rFonts w:ascii="Consolas" w:hAnsi="Consolas" w:cs="Consolas"/>
          <w:color w:val="000000"/>
          <w:kern w:val="0"/>
          <w:sz w:val="24"/>
          <w:szCs w:val="24"/>
        </w:rPr>
        <w:t>(</w:t>
      </w:r>
      <w:r w:rsidRPr="009067C7">
        <w:rPr>
          <w:rFonts w:ascii="Consolas" w:hAnsi="Consolas" w:cs="Consolas"/>
          <w:i/>
          <w:iCs/>
          <w:color w:val="800000"/>
          <w:kern w:val="0"/>
          <w:sz w:val="24"/>
          <w:szCs w:val="24"/>
        </w:rPr>
        <w:t>"Hou"</w:t>
      </w:r>
      <w:r w:rsidRPr="009067C7">
        <w:rPr>
          <w:rFonts w:ascii="Consolas" w:hAnsi="Consolas" w:cs="Consolas"/>
          <w:color w:val="000000"/>
          <w:kern w:val="0"/>
          <w:sz w:val="24"/>
          <w:szCs w:val="24"/>
        </w:rPr>
        <w:t>) = -</w:t>
      </w:r>
      <w:r>
        <w:rPr>
          <w:rFonts w:ascii="Consolas" w:hAnsi="Consolas" w:cs="Consolas"/>
          <w:color w:val="000000"/>
          <w:kern w:val="0"/>
          <w:sz w:val="24"/>
          <w:szCs w:val="24"/>
        </w:rPr>
        <w:t>10</w:t>
      </w:r>
      <w:r w:rsidRPr="009067C7">
        <w:rPr>
          <w:rFonts w:ascii="Consolas" w:hAnsi="Consolas" w:cs="Consolas"/>
          <w:color w:val="000000"/>
          <w:kern w:val="0"/>
          <w:sz w:val="24"/>
          <w:szCs w:val="24"/>
        </w:rPr>
        <w:t>;</w:t>
      </w:r>
      <w:r>
        <w:rPr>
          <w:rFonts w:ascii="Consolas" w:hAnsi="Consolas" w:cs="Consolas"/>
          <w:color w:val="000000"/>
          <w:kern w:val="0"/>
          <w:sz w:val="24"/>
          <w:szCs w:val="24"/>
        </w:rPr>
        <w:t xml:space="preserve"> subsidi</w:t>
      </w:r>
    </w:p>
    <w:p w14:paraId="7E30525F" w14:textId="27148E14" w:rsidR="00667584" w:rsidRPr="00A86E29" w:rsidRDefault="00667584" w:rsidP="00667584">
      <w:pPr>
        <w:pStyle w:val="ListParagraph"/>
        <w:rPr>
          <w:color w:val="FF0000"/>
        </w:rPr>
      </w:pPr>
      <w:r w:rsidRPr="00A86E29">
        <w:rPr>
          <w:color w:val="FF0000"/>
        </w:rPr>
        <w:t>Shock simulasi 2</w:t>
      </w:r>
      <w:r w:rsidR="007645A0" w:rsidRPr="00A86E29">
        <w:rPr>
          <w:color w:val="FF0000"/>
        </w:rPr>
        <w:t>B</w:t>
      </w:r>
      <w:r w:rsidR="00052A3C">
        <w:rPr>
          <w:color w:val="FF0000"/>
        </w:rPr>
        <w:t>2</w:t>
      </w:r>
      <w:r w:rsidR="00A86E29" w:rsidRPr="00A86E29">
        <w:rPr>
          <w:color w:val="FF0000"/>
        </w:rPr>
        <w:t xml:space="preserve"> </w:t>
      </w:r>
      <w:r w:rsidR="00A86E29" w:rsidRPr="00172363">
        <w:rPr>
          <w:color w:val="FF0000"/>
        </w:rPr>
        <w:t>(2025)</w:t>
      </w:r>
      <w:r w:rsidR="00A86E29">
        <w:rPr>
          <w:color w:val="FF0000"/>
        </w:rPr>
        <w:t>:</w:t>
      </w:r>
    </w:p>
    <w:p w14:paraId="7011CCDC" w14:textId="709A7075" w:rsidR="00D911E2" w:rsidRDefault="00A86E29" w:rsidP="00D911E2">
      <w:pPr>
        <w:pStyle w:val="ListParagraph"/>
        <w:rPr>
          <w:rFonts w:ascii="Consolas" w:hAnsi="Consolas" w:cs="Consolas"/>
          <w:color w:val="000000"/>
          <w:kern w:val="0"/>
          <w:sz w:val="24"/>
          <w:szCs w:val="24"/>
        </w:rPr>
      </w:pPr>
      <w:r w:rsidRPr="00A246BC">
        <w:rPr>
          <w:color w:val="FF0000"/>
        </w:rPr>
        <w:t>2025:</w:t>
      </w:r>
      <w:r>
        <w:rPr>
          <w:rFonts w:ascii="Consolas" w:hAnsi="Consolas" w:cs="Consolas"/>
          <w:b/>
          <w:bCs/>
          <w:color w:val="000000"/>
          <w:kern w:val="0"/>
          <w:sz w:val="24"/>
          <w:szCs w:val="24"/>
        </w:rPr>
        <w:t xml:space="preserve"> </w:t>
      </w:r>
      <w:r w:rsidR="00D911E2" w:rsidRPr="009067C7">
        <w:rPr>
          <w:rFonts w:ascii="Consolas" w:hAnsi="Consolas" w:cs="Consolas"/>
          <w:b/>
          <w:bCs/>
          <w:color w:val="000000"/>
          <w:kern w:val="0"/>
          <w:sz w:val="24"/>
          <w:szCs w:val="24"/>
        </w:rPr>
        <w:t>ashock</w:t>
      </w:r>
      <w:r w:rsidR="00D911E2" w:rsidRPr="009067C7">
        <w:rPr>
          <w:rFonts w:ascii="Consolas" w:hAnsi="Consolas" w:cs="Consolas"/>
          <w:color w:val="000000"/>
          <w:kern w:val="0"/>
          <w:sz w:val="24"/>
          <w:szCs w:val="24"/>
        </w:rPr>
        <w:t xml:space="preserve"> </w:t>
      </w:r>
      <w:r w:rsidR="00D911E2" w:rsidRPr="009067C7">
        <w:rPr>
          <w:rFonts w:ascii="Consolas" w:hAnsi="Consolas" w:cs="Consolas"/>
          <w:color w:val="008000"/>
          <w:kern w:val="0"/>
          <w:sz w:val="24"/>
          <w:szCs w:val="24"/>
        </w:rPr>
        <w:t>tpubt</w:t>
      </w:r>
      <w:r w:rsidR="00D911E2" w:rsidRPr="009067C7">
        <w:rPr>
          <w:rFonts w:ascii="Consolas" w:hAnsi="Consolas" w:cs="Consolas"/>
          <w:color w:val="000000"/>
          <w:kern w:val="0"/>
          <w:sz w:val="24"/>
          <w:szCs w:val="24"/>
        </w:rPr>
        <w:t>(</w:t>
      </w:r>
      <w:r w:rsidR="00D911E2" w:rsidRPr="009067C7">
        <w:rPr>
          <w:rFonts w:ascii="Consolas" w:hAnsi="Consolas" w:cs="Consolas"/>
          <w:i/>
          <w:iCs/>
          <w:color w:val="800000"/>
          <w:kern w:val="0"/>
          <w:sz w:val="24"/>
          <w:szCs w:val="24"/>
        </w:rPr>
        <w:t>"Hou"</w:t>
      </w:r>
      <w:r w:rsidR="00D911E2" w:rsidRPr="009067C7">
        <w:rPr>
          <w:rFonts w:ascii="Consolas" w:hAnsi="Consolas" w:cs="Consolas"/>
          <w:color w:val="000000"/>
          <w:kern w:val="0"/>
          <w:sz w:val="24"/>
          <w:szCs w:val="24"/>
        </w:rPr>
        <w:t>) = -</w:t>
      </w:r>
      <w:r w:rsidR="00D26E30">
        <w:rPr>
          <w:rFonts w:ascii="Consolas" w:hAnsi="Consolas" w:cs="Consolas"/>
          <w:color w:val="000000"/>
          <w:kern w:val="0"/>
          <w:sz w:val="24"/>
          <w:szCs w:val="24"/>
        </w:rPr>
        <w:t>10</w:t>
      </w:r>
      <w:r w:rsidR="00D911E2" w:rsidRPr="009067C7">
        <w:rPr>
          <w:rFonts w:ascii="Consolas" w:hAnsi="Consolas" w:cs="Consolas"/>
          <w:color w:val="000000"/>
          <w:kern w:val="0"/>
          <w:sz w:val="24"/>
          <w:szCs w:val="24"/>
        </w:rPr>
        <w:t>;</w:t>
      </w:r>
      <w:r w:rsidR="00F6669D">
        <w:rPr>
          <w:rFonts w:ascii="Consolas" w:hAnsi="Consolas" w:cs="Consolas"/>
          <w:color w:val="000000"/>
          <w:kern w:val="0"/>
          <w:sz w:val="24"/>
          <w:szCs w:val="24"/>
        </w:rPr>
        <w:t xml:space="preserve"> subsidi</w:t>
      </w:r>
    </w:p>
    <w:p w14:paraId="2A520181" w14:textId="2654978F" w:rsidR="00667584" w:rsidRDefault="00A86E29" w:rsidP="00667584">
      <w:pPr>
        <w:pStyle w:val="ListParagraph"/>
        <w:rPr>
          <w:rFonts w:ascii="Consolas" w:hAnsi="Consolas" w:cs="Consolas"/>
          <w:color w:val="000000"/>
          <w:kern w:val="0"/>
          <w:sz w:val="24"/>
          <w:szCs w:val="24"/>
        </w:rPr>
      </w:pPr>
      <w:r w:rsidRPr="00A246BC">
        <w:rPr>
          <w:color w:val="FF0000"/>
        </w:rPr>
        <w:t>2025-2040:</w:t>
      </w:r>
      <w:r>
        <w:rPr>
          <w:rFonts w:ascii="Consolas" w:hAnsi="Consolas" w:cs="Consolas"/>
          <w:b/>
          <w:bCs/>
          <w:color w:val="000000"/>
          <w:kern w:val="0"/>
          <w:sz w:val="24"/>
          <w:szCs w:val="24"/>
        </w:rPr>
        <w:t xml:space="preserve"> </w:t>
      </w:r>
      <w:r w:rsidR="00667584" w:rsidRPr="00667584">
        <w:rPr>
          <w:rFonts w:ascii="Consolas" w:hAnsi="Consolas" w:cs="Consolas"/>
          <w:b/>
          <w:bCs/>
          <w:color w:val="000000"/>
          <w:kern w:val="0"/>
          <w:sz w:val="24"/>
          <w:szCs w:val="24"/>
        </w:rPr>
        <w:t>swap</w:t>
      </w:r>
      <w:r w:rsidR="00667584" w:rsidRPr="00667584">
        <w:rPr>
          <w:rFonts w:ascii="Consolas" w:hAnsi="Consolas" w:cs="Consolas"/>
          <w:color w:val="000000"/>
          <w:kern w:val="0"/>
          <w:sz w:val="24"/>
          <w:szCs w:val="24"/>
        </w:rPr>
        <w:t xml:space="preserve"> delTAXREV = </w:t>
      </w:r>
      <w:r w:rsidR="00D911E2" w:rsidRPr="007645A0">
        <w:rPr>
          <w:rFonts w:ascii="Consolas" w:hAnsi="Consolas" w:cs="Consolas"/>
          <w:b/>
          <w:bCs/>
          <w:color w:val="000000"/>
          <w:kern w:val="0"/>
          <w:sz w:val="24"/>
          <w:szCs w:val="24"/>
        </w:rPr>
        <w:t>tuser_sd(</w:t>
      </w:r>
      <w:r w:rsidR="00D911E2" w:rsidRPr="007645A0">
        <w:rPr>
          <w:rFonts w:ascii="Consolas" w:hAnsi="Consolas" w:cs="Consolas"/>
          <w:b/>
          <w:bCs/>
          <w:i/>
          <w:iCs/>
          <w:color w:val="000000"/>
          <w:kern w:val="0"/>
          <w:sz w:val="24"/>
          <w:szCs w:val="24"/>
        </w:rPr>
        <w:t>"PetrolRefin"</w:t>
      </w:r>
      <w:r w:rsidR="00D911E2" w:rsidRPr="007645A0">
        <w:rPr>
          <w:rFonts w:ascii="Consolas" w:hAnsi="Consolas" w:cs="Consolas"/>
          <w:b/>
          <w:bCs/>
          <w:color w:val="000000"/>
          <w:kern w:val="0"/>
          <w:sz w:val="24"/>
          <w:szCs w:val="24"/>
        </w:rPr>
        <w:t>,</w:t>
      </w:r>
      <w:r w:rsidR="00D911E2" w:rsidRPr="007645A0">
        <w:rPr>
          <w:rFonts w:ascii="Consolas" w:hAnsi="Consolas" w:cs="Consolas"/>
          <w:b/>
          <w:bCs/>
          <w:i/>
          <w:iCs/>
          <w:color w:val="000000"/>
          <w:kern w:val="0"/>
          <w:sz w:val="24"/>
          <w:szCs w:val="24"/>
        </w:rPr>
        <w:t>"Hou"</w:t>
      </w:r>
      <w:r w:rsidR="00D911E2" w:rsidRPr="007645A0">
        <w:rPr>
          <w:rFonts w:ascii="Consolas" w:hAnsi="Consolas" w:cs="Consolas"/>
          <w:b/>
          <w:bCs/>
          <w:color w:val="000000"/>
          <w:kern w:val="0"/>
          <w:sz w:val="24"/>
          <w:szCs w:val="24"/>
        </w:rPr>
        <w:t>)</w:t>
      </w:r>
      <w:r w:rsidR="00667584" w:rsidRPr="00667584">
        <w:rPr>
          <w:rFonts w:ascii="Consolas" w:hAnsi="Consolas" w:cs="Consolas"/>
          <w:color w:val="000000"/>
          <w:kern w:val="0"/>
          <w:sz w:val="24"/>
          <w:szCs w:val="24"/>
        </w:rPr>
        <w:t>;</w:t>
      </w:r>
      <w:r w:rsidR="007645A0">
        <w:rPr>
          <w:rFonts w:ascii="Consolas" w:hAnsi="Consolas" w:cs="Consolas"/>
          <w:color w:val="000000"/>
          <w:kern w:val="0"/>
          <w:sz w:val="24"/>
          <w:szCs w:val="24"/>
        </w:rPr>
        <w:t xml:space="preserve"> </w:t>
      </w:r>
      <w:r w:rsidR="00B052A0">
        <w:rPr>
          <w:rFonts w:ascii="Consolas" w:hAnsi="Consolas" w:cs="Consolas"/>
          <w:color w:val="000000"/>
          <w:kern w:val="0"/>
          <w:sz w:val="24"/>
          <w:szCs w:val="24"/>
        </w:rPr>
        <w:t xml:space="preserve">!budget deficit jadi budeget neutral subsidi pu trans dibiayai </w:t>
      </w:r>
      <w:r w:rsidR="00F6669D">
        <w:rPr>
          <w:rFonts w:ascii="Consolas" w:hAnsi="Consolas" w:cs="Consolas"/>
          <w:color w:val="000000"/>
          <w:kern w:val="0"/>
          <w:sz w:val="24"/>
          <w:szCs w:val="24"/>
        </w:rPr>
        <w:t>Pajak BBM kendaraan pribadi</w:t>
      </w:r>
    </w:p>
    <w:p w14:paraId="50B0C6D8" w14:textId="77777777" w:rsidR="009067C7" w:rsidRPr="00117790" w:rsidRDefault="009067C7" w:rsidP="00F22846">
      <w:pPr>
        <w:pStyle w:val="ListParagraph"/>
        <w:pBdr>
          <w:bottom w:val="single" w:sz="6" w:space="1" w:color="auto"/>
        </w:pBdr>
        <w:rPr>
          <w:sz w:val="10"/>
          <w:szCs w:val="10"/>
        </w:rPr>
      </w:pPr>
    </w:p>
    <w:p w14:paraId="71263BAB" w14:textId="4325FE4B" w:rsidR="00052A3C" w:rsidRDefault="00052A3C" w:rsidP="00652F4A">
      <w:pPr>
        <w:jc w:val="both"/>
      </w:pPr>
      <w:r>
        <w:rPr>
          <w:noProof/>
        </w:rPr>
        <mc:AlternateContent>
          <mc:Choice Requires="wps">
            <w:drawing>
              <wp:anchor distT="0" distB="0" distL="114300" distR="114300" simplePos="0" relativeHeight="251659264" behindDoc="0" locked="0" layoutInCell="1" allowOverlap="1" wp14:anchorId="239959DE" wp14:editId="55DCE4FA">
                <wp:simplePos x="0" y="0"/>
                <wp:positionH relativeFrom="column">
                  <wp:posOffset>3398943</wp:posOffset>
                </wp:positionH>
                <wp:positionV relativeFrom="paragraph">
                  <wp:posOffset>959485</wp:posOffset>
                </wp:positionV>
                <wp:extent cx="914400" cy="292100"/>
                <wp:effectExtent l="0" t="0" r="17780" b="12700"/>
                <wp:wrapNone/>
                <wp:docPr id="1709240975" name="Text Box 4"/>
                <wp:cNvGraphicFramePr/>
                <a:graphic xmlns:a="http://schemas.openxmlformats.org/drawingml/2006/main">
                  <a:graphicData uri="http://schemas.microsoft.com/office/word/2010/wordprocessingShape">
                    <wps:wsp>
                      <wps:cNvSpPr txBox="1"/>
                      <wps:spPr>
                        <a:xfrm>
                          <a:off x="0" y="0"/>
                          <a:ext cx="914400" cy="292100"/>
                        </a:xfrm>
                        <a:prstGeom prst="rect">
                          <a:avLst/>
                        </a:prstGeom>
                        <a:solidFill>
                          <a:schemeClr val="lt1"/>
                        </a:solidFill>
                        <a:ln w="6350">
                          <a:solidFill>
                            <a:srgbClr val="FF0000"/>
                          </a:solidFill>
                        </a:ln>
                      </wps:spPr>
                      <wps:txbx>
                        <w:txbxContent>
                          <w:p w14:paraId="05B8FACC" w14:textId="03FF086C" w:rsidR="00052A3C" w:rsidRPr="00823A79" w:rsidRDefault="00052A3C">
                            <w:pPr>
                              <w:rPr>
                                <w:color w:val="FF0000"/>
                              </w:rPr>
                            </w:pPr>
                            <w:r w:rsidRPr="00823A79">
                              <w:rPr>
                                <w:color w:val="FF0000"/>
                              </w:rPr>
                              <w:t>SIM2B1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9959DE" id="_x0000_t202" coordsize="21600,21600" o:spt="202" path="m,l,21600r21600,l21600,xe">
                <v:stroke joinstyle="miter"/>
                <v:path gradientshapeok="t" o:connecttype="rect"/>
              </v:shapetype>
              <v:shape id="Text Box 4" o:spid="_x0000_s1026" type="#_x0000_t202" style="position:absolute;left:0;text-align:left;margin-left:267.65pt;margin-top:75.55pt;width:1in;height:23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bg3NAIAAHoEAAAOAAAAZHJzL2Uyb0RvYy54bWysVFFv2jAQfp+0/2D5fSSwtltRQ8VaMU1C&#10;bSU69dk4DkRyfJZtSNiv32cnUNrtaRoP5uw7f777vrvc3HaNZnvlfE2m4ONRzpkyksrabAr+83nx&#10;6StnPghTCk1GFfygPL+dffxw09qpmtCWdKkcA4jx09YWfBuCnWaZl1vVCD8iqwycFblGBGzdJiud&#10;aIHe6GyS51dZS660jqTyHqf3vZPPEn5VKRkeq8qrwHTBkVtIq0vrOq7Z7EZMN07YbS2HNMQ/ZNGI&#10;2uDRE9S9CILtXP0HVFNLR56qMJLUZFRVtVSpBlQzzt9Vs9oKq1ItIMfbE03+/8HKh/3KPjkWum/U&#10;QcBISGv91OMw1tNVron/yJTBDwoPJ9pUF5jE4fX44iKHR8I1uZ6MYQMle71snQ/fFTUsGgV3UCWR&#10;JfZLH/rQY0h8y5Ouy0WtddrETlB32rG9gIY6pBQB/iZKG9YW/OrzZZ6A3/i826xP9xeLHL8hv7Mw&#10;AGqDpF9rj1bo1t1AyJrKA3hy1LeQt3JRo5ql8OFJOPQMCMAchEcslSZkQ4PF2Zbcr7+dx3hICS9n&#10;LXqw4AZDwpn+YSBxohUtmzYXl18meMGde9bnHrNr7ggEjTFvViYzxgd9NCtHzQuGZR7fhEsYiZcL&#10;Ho7mXejnAsMm1XyegtCkVoSlWVkZoaMgUann7kU4O8gZ0AcPdOxVMX2nah8bbxqa7wJVdZI80ttz&#10;OrCOBk9NMwxjnKDzfYp6/WTMfgMAAP//AwBQSwMEFAAGAAgAAAAhADatq9rgAAAACwEAAA8AAABk&#10;cnMvZG93bnJldi54bWxMj0FLw0AQhe8F/8Mygrd2E0NSG7MpKghSEDQV8bjJjklodjZkt2367x1P&#10;epz3Pt68V2xnO4gTTr53pCBeRSCQGmd6ahV87J+XdyB80GT04AgVXNDDtrxaFDo37kzveKpCKziE&#10;fK4VdCGMuZS+6dBqv3IjEnvfbrI68Dm10kz6zOF2kLdRlEmre+IPnR7xqcPmUB2tgsPoPmVWP1bJ&#10;y2Vv5NvO716/GqVurueHexAB5/AHw299rg4ld6rdkYwXg4I0SRNG2UjjGAQT2XrDSs3KZh2DLAv5&#10;f0P5AwAA//8DAFBLAQItABQABgAIAAAAIQC2gziS/gAAAOEBAAATAAAAAAAAAAAAAAAAAAAAAABb&#10;Q29udGVudF9UeXBlc10ueG1sUEsBAi0AFAAGAAgAAAAhADj9If/WAAAAlAEAAAsAAAAAAAAAAAAA&#10;AAAALwEAAF9yZWxzLy5yZWxzUEsBAi0AFAAGAAgAAAAhALzxuDc0AgAAegQAAA4AAAAAAAAAAAAA&#10;AAAALgIAAGRycy9lMm9Eb2MueG1sUEsBAi0AFAAGAAgAAAAhADatq9rgAAAACwEAAA8AAAAAAAAA&#10;AAAAAAAAjgQAAGRycy9kb3ducmV2LnhtbFBLBQYAAAAABAAEAPMAAACbBQAAAAA=&#10;" fillcolor="white [3201]" strokecolor="red" strokeweight=".5pt">
                <v:textbox>
                  <w:txbxContent>
                    <w:p w14:paraId="05B8FACC" w14:textId="03FF086C" w:rsidR="00052A3C" w:rsidRPr="00823A79" w:rsidRDefault="00052A3C">
                      <w:pPr>
                        <w:rPr>
                          <w:color w:val="FF0000"/>
                        </w:rPr>
                      </w:pPr>
                      <w:r w:rsidRPr="00823A79">
                        <w:rPr>
                          <w:color w:val="FF0000"/>
                        </w:rPr>
                        <w:t>SIM2B1</w:t>
                      </w:r>
                    </w:p>
                  </w:txbxContent>
                </v:textbox>
              </v:shape>
            </w:pict>
          </mc:Fallback>
        </mc:AlternateContent>
      </w:r>
      <w:r>
        <w:rPr>
          <w:noProof/>
        </w:rPr>
        <w:drawing>
          <wp:inline distT="0" distB="0" distL="0" distR="0" wp14:anchorId="08098C86" wp14:editId="0D231449">
            <wp:extent cx="4362450" cy="2726410"/>
            <wp:effectExtent l="19050" t="19050" r="19050" b="17145"/>
            <wp:docPr id="1732413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3596" name="Picture 1" descr="A screenshot of a computer&#10;&#10;Description automatically generated"/>
                    <pic:cNvPicPr/>
                  </pic:nvPicPr>
                  <pic:blipFill>
                    <a:blip r:embed="rId14"/>
                    <a:stretch>
                      <a:fillRect/>
                    </a:stretch>
                  </pic:blipFill>
                  <pic:spPr>
                    <a:xfrm>
                      <a:off x="0" y="0"/>
                      <a:ext cx="4365980" cy="2728616"/>
                    </a:xfrm>
                    <a:prstGeom prst="rect">
                      <a:avLst/>
                    </a:prstGeom>
                    <a:ln>
                      <a:solidFill>
                        <a:srgbClr val="FF0000"/>
                      </a:solidFill>
                    </a:ln>
                  </pic:spPr>
                </pic:pic>
              </a:graphicData>
            </a:graphic>
          </wp:inline>
        </w:drawing>
      </w:r>
    </w:p>
    <w:p w14:paraId="5078F2AB" w14:textId="41B5254D" w:rsidR="00245BB9" w:rsidRDefault="00245BB9" w:rsidP="00652F4A">
      <w:pPr>
        <w:jc w:val="both"/>
      </w:pPr>
      <w:r>
        <w:rPr>
          <w:noProof/>
        </w:rPr>
        <mc:AlternateContent>
          <mc:Choice Requires="wps">
            <w:drawing>
              <wp:anchor distT="0" distB="0" distL="114300" distR="114300" simplePos="0" relativeHeight="251663360" behindDoc="0" locked="0" layoutInCell="1" allowOverlap="1" wp14:anchorId="24A98C81" wp14:editId="7A5E7E71">
                <wp:simplePos x="0" y="0"/>
                <wp:positionH relativeFrom="column">
                  <wp:posOffset>3581188</wp:posOffset>
                </wp:positionH>
                <wp:positionV relativeFrom="paragraph">
                  <wp:posOffset>793538</wp:posOffset>
                </wp:positionV>
                <wp:extent cx="914400" cy="292100"/>
                <wp:effectExtent l="0" t="0" r="17780" b="12700"/>
                <wp:wrapNone/>
                <wp:docPr id="1345851180" name="Text Box 4"/>
                <wp:cNvGraphicFramePr/>
                <a:graphic xmlns:a="http://schemas.openxmlformats.org/drawingml/2006/main">
                  <a:graphicData uri="http://schemas.microsoft.com/office/word/2010/wordprocessingShape">
                    <wps:wsp>
                      <wps:cNvSpPr txBox="1"/>
                      <wps:spPr>
                        <a:xfrm>
                          <a:off x="0" y="0"/>
                          <a:ext cx="914400" cy="292100"/>
                        </a:xfrm>
                        <a:prstGeom prst="rect">
                          <a:avLst/>
                        </a:prstGeom>
                        <a:solidFill>
                          <a:schemeClr val="lt1"/>
                        </a:solidFill>
                        <a:ln w="6350">
                          <a:solidFill>
                            <a:srgbClr val="FF0000"/>
                          </a:solidFill>
                        </a:ln>
                      </wps:spPr>
                      <wps:txbx>
                        <w:txbxContent>
                          <w:p w14:paraId="341AF41B" w14:textId="307C3E42" w:rsidR="00245BB9" w:rsidRPr="00823A79" w:rsidRDefault="00245BB9" w:rsidP="00245BB9">
                            <w:pPr>
                              <w:rPr>
                                <w:color w:val="FF0000"/>
                              </w:rPr>
                            </w:pPr>
                            <w:r w:rsidRPr="00823A79">
                              <w:rPr>
                                <w:color w:val="FF0000"/>
                              </w:rPr>
                              <w:t>SIM2B</w:t>
                            </w:r>
                            <w:r>
                              <w:rPr>
                                <w:color w:val="FF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A98C81" id="_x0000_s1027" type="#_x0000_t202" style="position:absolute;left:0;text-align:left;margin-left:282pt;margin-top:62.5pt;width:1in;height:23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WSNgIAAIEEAAAOAAAAZHJzL2Uyb0RvYy54bWysVE1v2zAMvQ/YfxB0X+xkabcacYosRYYB&#10;QVsgHXpWZCkWIIuCpMTOfv0o2flot9OwHBRKpJ7I90jP7rtGk4NwXoEp6XiUUyIMh0qZXUl/vqw+&#10;faXEB2YqpsGIkh6Fp/fzjx9mrS3EBGrQlXAEQYwvWlvSOgRbZJnntWiYH4EVBp0SXMMCbt0uqxxr&#10;Eb3R2STPb7MWXGUdcOE9nj70TjpP+FIKHp6k9CIQXVLMLaTVpXUb12w+Y8XOMVsrPqTB/iGLhimD&#10;j56hHlhgZO/UH1CN4g48yDDi0GQgpeIi1YDVjPN31WxqZkWqBcnx9kyT/3+w/PGwsc+OhO4bdChg&#10;JKS1vvB4GOvppGviP2ZK0I8UHs+0iS4Qjod34+k0Rw9H1+RuMkYbUbLLZet8+C6gIdEoqUNVElns&#10;sPahDz2FxLc8aFWtlNZpEztBLLUjB4Ya6pBSRPA3UdqQtqS3n2/yBPzG591ue76/WuX4G/K7CkNA&#10;bTDpS+3RCt22I6q64mUL1RHpctB3krd8pbCoNfPhmTlsHeQBxyE84SI1YFIwWJTU4H797TzGo6Lo&#10;paTFViypwVmhRP8wqHRiFzs3baY3Xyb4grv2bK89Zt8sAXka49hZnswYH/TJlA6aV5yZRXwTXcxw&#10;fLmk4WQuQz8eOHNcLBYpCHvVsrA2G8sjdNQlCvbSvTJnB1UDtsMjnFqWFe/E7WPjTQOLfQCpkvKR&#10;5Z7TgXzs89Q7w0zGQbrep6jLl2P+GwAA//8DAFBLAwQUAAYACAAAACEA1wViS98AAAALAQAADwAA&#10;AGRycy9kb3ducmV2LnhtbExP0UrDQBB8L/gPxwq+tXetNi0xl6KCIAXBpkV8vOTWJDS3F3LXNv17&#10;1yd9m9kZZmeyzeg6ccYhtJ40zGcKBFLlbUu1hsP+dboGEaIhazpPqOGKATb5zSQzqfUX2uG5iLXg&#10;EAqp0dDE2KdShqpBZ8LM90isffvBmch0qKUdzIXDXScXSiXSmZb4Q2N6fGmwOhYnp+HY+0+ZlM/F&#10;/dt1b+XHNmzfvyqt727Hp0cQEcf4Z4bf+lwdcu5U+hPZIDoNy+SBt0QWFksG7FipNYOSL6u5Apln&#10;8v+G/AcAAP//AwBQSwECLQAUAAYACAAAACEAtoM4kv4AAADhAQAAEwAAAAAAAAAAAAAAAAAAAAAA&#10;W0NvbnRlbnRfVHlwZXNdLnhtbFBLAQItABQABgAIAAAAIQA4/SH/1gAAAJQBAAALAAAAAAAAAAAA&#10;AAAAAC8BAABfcmVscy8ucmVsc1BLAQItABQABgAIAAAAIQAdQaWSNgIAAIEEAAAOAAAAAAAAAAAA&#10;AAAAAC4CAABkcnMvZTJvRG9jLnhtbFBLAQItABQABgAIAAAAIQDXBWJL3wAAAAsBAAAPAAAAAAAA&#10;AAAAAAAAAJAEAABkcnMvZG93bnJldi54bWxQSwUGAAAAAAQABADzAAAAnAUAAAAA&#10;" fillcolor="white [3201]" strokecolor="red" strokeweight=".5pt">
                <v:textbox>
                  <w:txbxContent>
                    <w:p w14:paraId="341AF41B" w14:textId="307C3E42" w:rsidR="00245BB9" w:rsidRPr="00823A79" w:rsidRDefault="00245BB9" w:rsidP="00245BB9">
                      <w:pPr>
                        <w:rPr>
                          <w:color w:val="FF0000"/>
                        </w:rPr>
                      </w:pPr>
                      <w:r w:rsidRPr="00823A79">
                        <w:rPr>
                          <w:color w:val="FF0000"/>
                        </w:rPr>
                        <w:t>SIM2B</w:t>
                      </w:r>
                      <w:r>
                        <w:rPr>
                          <w:color w:val="FF0000"/>
                        </w:rPr>
                        <w:t>2</w:t>
                      </w:r>
                    </w:p>
                  </w:txbxContent>
                </v:textbox>
              </v:shape>
            </w:pict>
          </mc:Fallback>
        </mc:AlternateContent>
      </w:r>
      <w:r>
        <w:rPr>
          <w:noProof/>
        </w:rPr>
        <w:drawing>
          <wp:inline distT="0" distB="0" distL="0" distR="0" wp14:anchorId="34653FF5" wp14:editId="3B79830F">
            <wp:extent cx="4362450" cy="2726410"/>
            <wp:effectExtent l="19050" t="19050" r="19050" b="17145"/>
            <wp:docPr id="8417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5734" name=""/>
                    <pic:cNvPicPr/>
                  </pic:nvPicPr>
                  <pic:blipFill>
                    <a:blip r:embed="rId15"/>
                    <a:stretch>
                      <a:fillRect/>
                    </a:stretch>
                  </pic:blipFill>
                  <pic:spPr>
                    <a:xfrm>
                      <a:off x="0" y="0"/>
                      <a:ext cx="4367292" cy="2729436"/>
                    </a:xfrm>
                    <a:prstGeom prst="rect">
                      <a:avLst/>
                    </a:prstGeom>
                    <a:ln>
                      <a:solidFill>
                        <a:srgbClr val="FF0000"/>
                      </a:solidFill>
                    </a:ln>
                  </pic:spPr>
                </pic:pic>
              </a:graphicData>
            </a:graphic>
          </wp:inline>
        </w:drawing>
      </w:r>
    </w:p>
    <w:p w14:paraId="166F7336" w14:textId="77777777" w:rsidR="00EE1F91" w:rsidRPr="003C7AFC" w:rsidRDefault="00EE1F91" w:rsidP="00652F4A">
      <w:pPr>
        <w:jc w:val="both"/>
      </w:pPr>
    </w:p>
    <w:p w14:paraId="5DC9C4FA" w14:textId="537CD3FD" w:rsidR="008F5BBD" w:rsidRPr="00232105" w:rsidRDefault="008F5BBD" w:rsidP="008F5BBD">
      <w:pPr>
        <w:spacing w:after="0"/>
        <w:jc w:val="center"/>
        <w:rPr>
          <w:b/>
          <w:bCs/>
        </w:rPr>
      </w:pPr>
      <w:r w:rsidRPr="00232105">
        <w:rPr>
          <w:b/>
          <w:bCs/>
        </w:rPr>
        <w:t>Selamat Belajar</w:t>
      </w:r>
    </w:p>
    <w:p w14:paraId="1AE93FFD" w14:textId="36BB392F" w:rsidR="00282C41" w:rsidRPr="0016467B" w:rsidRDefault="008F5BBD" w:rsidP="00C655D4">
      <w:pPr>
        <w:spacing w:after="0"/>
        <w:jc w:val="center"/>
      </w:pPr>
      <w:r w:rsidRPr="00232105">
        <w:rPr>
          <w:b/>
          <w:bCs/>
        </w:rPr>
        <w:t>@|z</w:t>
      </w:r>
    </w:p>
    <w:sectPr w:rsidR="00282C41" w:rsidRPr="0016467B">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2964C" w14:textId="77777777" w:rsidR="00447A1B" w:rsidRDefault="00447A1B" w:rsidP="0016467B">
      <w:pPr>
        <w:spacing w:after="0" w:line="240" w:lineRule="auto"/>
      </w:pPr>
      <w:r>
        <w:separator/>
      </w:r>
    </w:p>
  </w:endnote>
  <w:endnote w:type="continuationSeparator" w:id="0">
    <w:p w14:paraId="05153FD1" w14:textId="77777777" w:rsidR="00447A1B" w:rsidRDefault="00447A1B" w:rsidP="00164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6394491"/>
      <w:docPartObj>
        <w:docPartGallery w:val="Page Numbers (Bottom of Page)"/>
        <w:docPartUnique/>
      </w:docPartObj>
    </w:sdtPr>
    <w:sdtEndPr>
      <w:rPr>
        <w:noProof/>
      </w:rPr>
    </w:sdtEndPr>
    <w:sdtContent>
      <w:p w14:paraId="2EEB0C43" w14:textId="6990165A" w:rsidR="00A54C23" w:rsidRDefault="00A54C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1CA881" w14:textId="77777777" w:rsidR="00A54C23" w:rsidRDefault="00A54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00275" w14:textId="77777777" w:rsidR="00447A1B" w:rsidRDefault="00447A1B" w:rsidP="0016467B">
      <w:pPr>
        <w:spacing w:after="0" w:line="240" w:lineRule="auto"/>
      </w:pPr>
      <w:r>
        <w:separator/>
      </w:r>
    </w:p>
  </w:footnote>
  <w:footnote w:type="continuationSeparator" w:id="0">
    <w:p w14:paraId="7AA6CE3A" w14:textId="77777777" w:rsidR="00447A1B" w:rsidRDefault="00447A1B" w:rsidP="00164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431C8"/>
    <w:multiLevelType w:val="hybridMultilevel"/>
    <w:tmpl w:val="0608D39A"/>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5C30C86"/>
    <w:multiLevelType w:val="hybridMultilevel"/>
    <w:tmpl w:val="CBD8BA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357824"/>
    <w:multiLevelType w:val="hybridMultilevel"/>
    <w:tmpl w:val="D562B6C4"/>
    <w:lvl w:ilvl="0" w:tplc="C388EBA6">
      <w:start w:val="169"/>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326327"/>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3193140"/>
    <w:multiLevelType w:val="hybridMultilevel"/>
    <w:tmpl w:val="79DA20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5E1EBF"/>
    <w:multiLevelType w:val="multilevel"/>
    <w:tmpl w:val="68F2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358AF"/>
    <w:multiLevelType w:val="hybridMultilevel"/>
    <w:tmpl w:val="0336AA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A56F3B"/>
    <w:multiLevelType w:val="hybridMultilevel"/>
    <w:tmpl w:val="D73A8B8C"/>
    <w:lvl w:ilvl="0" w:tplc="0C9E6F9C">
      <w:start w:val="1"/>
      <w:numFmt w:val="bullet"/>
      <w:lvlText w:val="•"/>
      <w:lvlJc w:val="left"/>
      <w:pPr>
        <w:tabs>
          <w:tab w:val="num" w:pos="720"/>
        </w:tabs>
        <w:ind w:left="720" w:hanging="360"/>
      </w:pPr>
      <w:rPr>
        <w:rFonts w:ascii="Arial" w:hAnsi="Arial" w:hint="default"/>
      </w:rPr>
    </w:lvl>
    <w:lvl w:ilvl="1" w:tplc="217AB938">
      <w:numFmt w:val="bullet"/>
      <w:lvlText w:val="•"/>
      <w:lvlJc w:val="left"/>
      <w:pPr>
        <w:tabs>
          <w:tab w:val="num" w:pos="1440"/>
        </w:tabs>
        <w:ind w:left="1440" w:hanging="360"/>
      </w:pPr>
      <w:rPr>
        <w:rFonts w:ascii="Arial" w:hAnsi="Arial" w:hint="default"/>
      </w:rPr>
    </w:lvl>
    <w:lvl w:ilvl="2" w:tplc="25D4B2D0">
      <w:start w:val="1"/>
      <w:numFmt w:val="bullet"/>
      <w:lvlText w:val="•"/>
      <w:lvlJc w:val="left"/>
      <w:pPr>
        <w:tabs>
          <w:tab w:val="num" w:pos="2160"/>
        </w:tabs>
        <w:ind w:left="2160" w:hanging="360"/>
      </w:pPr>
      <w:rPr>
        <w:rFonts w:ascii="Arial" w:hAnsi="Arial" w:hint="default"/>
      </w:rPr>
    </w:lvl>
    <w:lvl w:ilvl="3" w:tplc="8D7C406E">
      <w:start w:val="1"/>
      <w:numFmt w:val="bullet"/>
      <w:lvlText w:val="•"/>
      <w:lvlJc w:val="left"/>
      <w:pPr>
        <w:tabs>
          <w:tab w:val="num" w:pos="2880"/>
        </w:tabs>
        <w:ind w:left="2880" w:hanging="360"/>
      </w:pPr>
      <w:rPr>
        <w:rFonts w:ascii="Arial" w:hAnsi="Arial" w:hint="default"/>
      </w:rPr>
    </w:lvl>
    <w:lvl w:ilvl="4" w:tplc="49B6600E" w:tentative="1">
      <w:start w:val="1"/>
      <w:numFmt w:val="bullet"/>
      <w:lvlText w:val="•"/>
      <w:lvlJc w:val="left"/>
      <w:pPr>
        <w:tabs>
          <w:tab w:val="num" w:pos="3600"/>
        </w:tabs>
        <w:ind w:left="3600" w:hanging="360"/>
      </w:pPr>
      <w:rPr>
        <w:rFonts w:ascii="Arial" w:hAnsi="Arial" w:hint="default"/>
      </w:rPr>
    </w:lvl>
    <w:lvl w:ilvl="5" w:tplc="7ED07B3E" w:tentative="1">
      <w:start w:val="1"/>
      <w:numFmt w:val="bullet"/>
      <w:lvlText w:val="•"/>
      <w:lvlJc w:val="left"/>
      <w:pPr>
        <w:tabs>
          <w:tab w:val="num" w:pos="4320"/>
        </w:tabs>
        <w:ind w:left="4320" w:hanging="360"/>
      </w:pPr>
      <w:rPr>
        <w:rFonts w:ascii="Arial" w:hAnsi="Arial" w:hint="default"/>
      </w:rPr>
    </w:lvl>
    <w:lvl w:ilvl="6" w:tplc="609A5ED6" w:tentative="1">
      <w:start w:val="1"/>
      <w:numFmt w:val="bullet"/>
      <w:lvlText w:val="•"/>
      <w:lvlJc w:val="left"/>
      <w:pPr>
        <w:tabs>
          <w:tab w:val="num" w:pos="5040"/>
        </w:tabs>
        <w:ind w:left="5040" w:hanging="360"/>
      </w:pPr>
      <w:rPr>
        <w:rFonts w:ascii="Arial" w:hAnsi="Arial" w:hint="default"/>
      </w:rPr>
    </w:lvl>
    <w:lvl w:ilvl="7" w:tplc="C6E036B6" w:tentative="1">
      <w:start w:val="1"/>
      <w:numFmt w:val="bullet"/>
      <w:lvlText w:val="•"/>
      <w:lvlJc w:val="left"/>
      <w:pPr>
        <w:tabs>
          <w:tab w:val="num" w:pos="5760"/>
        </w:tabs>
        <w:ind w:left="5760" w:hanging="360"/>
      </w:pPr>
      <w:rPr>
        <w:rFonts w:ascii="Arial" w:hAnsi="Arial" w:hint="default"/>
      </w:rPr>
    </w:lvl>
    <w:lvl w:ilvl="8" w:tplc="67EE8A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07F2A0B"/>
    <w:multiLevelType w:val="hybridMultilevel"/>
    <w:tmpl w:val="79DA200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02620935">
    <w:abstractNumId w:val="5"/>
  </w:num>
  <w:num w:numId="2" w16cid:durableId="455636094">
    <w:abstractNumId w:val="2"/>
  </w:num>
  <w:num w:numId="3" w16cid:durableId="1024405983">
    <w:abstractNumId w:val="0"/>
  </w:num>
  <w:num w:numId="4" w16cid:durableId="452134875">
    <w:abstractNumId w:val="3"/>
  </w:num>
  <w:num w:numId="5" w16cid:durableId="239607171">
    <w:abstractNumId w:val="1"/>
  </w:num>
  <w:num w:numId="6" w16cid:durableId="999772965">
    <w:abstractNumId w:val="6"/>
  </w:num>
  <w:num w:numId="7" w16cid:durableId="1788353188">
    <w:abstractNumId w:val="8"/>
  </w:num>
  <w:num w:numId="8" w16cid:durableId="1452171046">
    <w:abstractNumId w:val="7"/>
  </w:num>
  <w:num w:numId="9" w16cid:durableId="788429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1C"/>
    <w:rsid w:val="00005820"/>
    <w:rsid w:val="000177C1"/>
    <w:rsid w:val="00020313"/>
    <w:rsid w:val="00021CC5"/>
    <w:rsid w:val="00022340"/>
    <w:rsid w:val="00041B15"/>
    <w:rsid w:val="000513CF"/>
    <w:rsid w:val="00052A3C"/>
    <w:rsid w:val="0006248A"/>
    <w:rsid w:val="0006401C"/>
    <w:rsid w:val="00070D07"/>
    <w:rsid w:val="00073308"/>
    <w:rsid w:val="00076961"/>
    <w:rsid w:val="0008062F"/>
    <w:rsid w:val="00083A01"/>
    <w:rsid w:val="000908A2"/>
    <w:rsid w:val="000957A9"/>
    <w:rsid w:val="000B3C60"/>
    <w:rsid w:val="000B6F14"/>
    <w:rsid w:val="000C002F"/>
    <w:rsid w:val="000D07D1"/>
    <w:rsid w:val="000D3A62"/>
    <w:rsid w:val="000D4CA0"/>
    <w:rsid w:val="000D6FD5"/>
    <w:rsid w:val="000F7AFE"/>
    <w:rsid w:val="00103303"/>
    <w:rsid w:val="00117790"/>
    <w:rsid w:val="00152CA3"/>
    <w:rsid w:val="0016467B"/>
    <w:rsid w:val="00166D44"/>
    <w:rsid w:val="00172363"/>
    <w:rsid w:val="00174868"/>
    <w:rsid w:val="0019782B"/>
    <w:rsid w:val="001A7A3B"/>
    <w:rsid w:val="001F09AE"/>
    <w:rsid w:val="001F4A92"/>
    <w:rsid w:val="001F57A1"/>
    <w:rsid w:val="001F61A6"/>
    <w:rsid w:val="002157C4"/>
    <w:rsid w:val="00226B5C"/>
    <w:rsid w:val="002306DB"/>
    <w:rsid w:val="00235B82"/>
    <w:rsid w:val="00237C68"/>
    <w:rsid w:val="00245BB9"/>
    <w:rsid w:val="00261FC8"/>
    <w:rsid w:val="00267BEA"/>
    <w:rsid w:val="002756D2"/>
    <w:rsid w:val="00277CC4"/>
    <w:rsid w:val="00282C41"/>
    <w:rsid w:val="002874B9"/>
    <w:rsid w:val="002A2648"/>
    <w:rsid w:val="002A44BE"/>
    <w:rsid w:val="002A5006"/>
    <w:rsid w:val="002A6FCD"/>
    <w:rsid w:val="002B1F0B"/>
    <w:rsid w:val="002D5E30"/>
    <w:rsid w:val="002D74D8"/>
    <w:rsid w:val="002E5C67"/>
    <w:rsid w:val="002F5946"/>
    <w:rsid w:val="00307B00"/>
    <w:rsid w:val="003102FD"/>
    <w:rsid w:val="00314763"/>
    <w:rsid w:val="00343541"/>
    <w:rsid w:val="003516F2"/>
    <w:rsid w:val="003570D5"/>
    <w:rsid w:val="003678A5"/>
    <w:rsid w:val="00377AD6"/>
    <w:rsid w:val="003855EE"/>
    <w:rsid w:val="003971EE"/>
    <w:rsid w:val="003B37CB"/>
    <w:rsid w:val="003B58BC"/>
    <w:rsid w:val="003C7AFC"/>
    <w:rsid w:val="003D70C0"/>
    <w:rsid w:val="003E4199"/>
    <w:rsid w:val="003E5854"/>
    <w:rsid w:val="003F36F8"/>
    <w:rsid w:val="00415B39"/>
    <w:rsid w:val="004173B7"/>
    <w:rsid w:val="00427FCA"/>
    <w:rsid w:val="0043400C"/>
    <w:rsid w:val="00442A46"/>
    <w:rsid w:val="0044663E"/>
    <w:rsid w:val="00447A1B"/>
    <w:rsid w:val="004656F1"/>
    <w:rsid w:val="00471AA4"/>
    <w:rsid w:val="004952AC"/>
    <w:rsid w:val="004A18F5"/>
    <w:rsid w:val="004A20D0"/>
    <w:rsid w:val="004A7EC7"/>
    <w:rsid w:val="004C5B27"/>
    <w:rsid w:val="004C5DAA"/>
    <w:rsid w:val="004E5BE8"/>
    <w:rsid w:val="004F2622"/>
    <w:rsid w:val="00521E6C"/>
    <w:rsid w:val="00531885"/>
    <w:rsid w:val="005347C9"/>
    <w:rsid w:val="00567C90"/>
    <w:rsid w:val="00590751"/>
    <w:rsid w:val="005A5F1B"/>
    <w:rsid w:val="005A70AA"/>
    <w:rsid w:val="005F78CD"/>
    <w:rsid w:val="00626A3C"/>
    <w:rsid w:val="00630424"/>
    <w:rsid w:val="0063193F"/>
    <w:rsid w:val="00652F4A"/>
    <w:rsid w:val="0065448F"/>
    <w:rsid w:val="00660E14"/>
    <w:rsid w:val="00667584"/>
    <w:rsid w:val="00670A18"/>
    <w:rsid w:val="00671B04"/>
    <w:rsid w:val="00684BAF"/>
    <w:rsid w:val="00694044"/>
    <w:rsid w:val="006A3FA5"/>
    <w:rsid w:val="006A7359"/>
    <w:rsid w:val="006D2022"/>
    <w:rsid w:val="006E3449"/>
    <w:rsid w:val="0070681C"/>
    <w:rsid w:val="007178CA"/>
    <w:rsid w:val="007263CF"/>
    <w:rsid w:val="00727C86"/>
    <w:rsid w:val="00734CFA"/>
    <w:rsid w:val="007351B5"/>
    <w:rsid w:val="00752FDC"/>
    <w:rsid w:val="00762608"/>
    <w:rsid w:val="007645A0"/>
    <w:rsid w:val="007832B7"/>
    <w:rsid w:val="00787FAB"/>
    <w:rsid w:val="00791D11"/>
    <w:rsid w:val="007970BE"/>
    <w:rsid w:val="007A5A8B"/>
    <w:rsid w:val="007B5F52"/>
    <w:rsid w:val="007C2F2E"/>
    <w:rsid w:val="007F7E8E"/>
    <w:rsid w:val="0080142A"/>
    <w:rsid w:val="0080207A"/>
    <w:rsid w:val="00823A79"/>
    <w:rsid w:val="00826926"/>
    <w:rsid w:val="0083293A"/>
    <w:rsid w:val="008431DE"/>
    <w:rsid w:val="0085203F"/>
    <w:rsid w:val="00861CB7"/>
    <w:rsid w:val="008750BF"/>
    <w:rsid w:val="0087559F"/>
    <w:rsid w:val="008A15A1"/>
    <w:rsid w:val="008A4F49"/>
    <w:rsid w:val="008A7B30"/>
    <w:rsid w:val="008C0E91"/>
    <w:rsid w:val="008D22FF"/>
    <w:rsid w:val="008D7DFC"/>
    <w:rsid w:val="008E2EFD"/>
    <w:rsid w:val="008F088C"/>
    <w:rsid w:val="008F5BBD"/>
    <w:rsid w:val="008F6A33"/>
    <w:rsid w:val="009067C7"/>
    <w:rsid w:val="00921440"/>
    <w:rsid w:val="00934770"/>
    <w:rsid w:val="009550E1"/>
    <w:rsid w:val="0096561A"/>
    <w:rsid w:val="0096635B"/>
    <w:rsid w:val="00985516"/>
    <w:rsid w:val="00992944"/>
    <w:rsid w:val="00994D5E"/>
    <w:rsid w:val="009A03AD"/>
    <w:rsid w:val="009A1024"/>
    <w:rsid w:val="009A560C"/>
    <w:rsid w:val="009D2E11"/>
    <w:rsid w:val="009E2A1C"/>
    <w:rsid w:val="009F1DBF"/>
    <w:rsid w:val="00A14F35"/>
    <w:rsid w:val="00A16AB7"/>
    <w:rsid w:val="00A24377"/>
    <w:rsid w:val="00A246BC"/>
    <w:rsid w:val="00A3208B"/>
    <w:rsid w:val="00A34320"/>
    <w:rsid w:val="00A43E76"/>
    <w:rsid w:val="00A54C23"/>
    <w:rsid w:val="00A60DAD"/>
    <w:rsid w:val="00A85568"/>
    <w:rsid w:val="00A86E29"/>
    <w:rsid w:val="00A90546"/>
    <w:rsid w:val="00A90767"/>
    <w:rsid w:val="00A93E7B"/>
    <w:rsid w:val="00A95FB4"/>
    <w:rsid w:val="00AA0F79"/>
    <w:rsid w:val="00AB55CF"/>
    <w:rsid w:val="00AC0C9C"/>
    <w:rsid w:val="00AD04DB"/>
    <w:rsid w:val="00AD6085"/>
    <w:rsid w:val="00AF3A7B"/>
    <w:rsid w:val="00B052A0"/>
    <w:rsid w:val="00B05DBE"/>
    <w:rsid w:val="00B14348"/>
    <w:rsid w:val="00B25483"/>
    <w:rsid w:val="00B567F4"/>
    <w:rsid w:val="00B7498B"/>
    <w:rsid w:val="00B83B50"/>
    <w:rsid w:val="00B85122"/>
    <w:rsid w:val="00BA5EA9"/>
    <w:rsid w:val="00BB77E7"/>
    <w:rsid w:val="00BD0ECA"/>
    <w:rsid w:val="00BD28AC"/>
    <w:rsid w:val="00BE4849"/>
    <w:rsid w:val="00BF37C0"/>
    <w:rsid w:val="00BF64FF"/>
    <w:rsid w:val="00C22AC1"/>
    <w:rsid w:val="00C240CE"/>
    <w:rsid w:val="00C25C81"/>
    <w:rsid w:val="00C40DAF"/>
    <w:rsid w:val="00C655D4"/>
    <w:rsid w:val="00C7263B"/>
    <w:rsid w:val="00C74CBB"/>
    <w:rsid w:val="00C839BF"/>
    <w:rsid w:val="00C90D4F"/>
    <w:rsid w:val="00CB3554"/>
    <w:rsid w:val="00CC186E"/>
    <w:rsid w:val="00CC3E24"/>
    <w:rsid w:val="00CD5155"/>
    <w:rsid w:val="00CE5B7C"/>
    <w:rsid w:val="00CE7780"/>
    <w:rsid w:val="00D26E30"/>
    <w:rsid w:val="00D32AEF"/>
    <w:rsid w:val="00D416E7"/>
    <w:rsid w:val="00D422E2"/>
    <w:rsid w:val="00D42515"/>
    <w:rsid w:val="00D47AE9"/>
    <w:rsid w:val="00D51E8C"/>
    <w:rsid w:val="00D521A1"/>
    <w:rsid w:val="00D76CED"/>
    <w:rsid w:val="00D911E2"/>
    <w:rsid w:val="00DD59F4"/>
    <w:rsid w:val="00DF0F9B"/>
    <w:rsid w:val="00DF6D4F"/>
    <w:rsid w:val="00E054B4"/>
    <w:rsid w:val="00E070A9"/>
    <w:rsid w:val="00E15FB0"/>
    <w:rsid w:val="00E16755"/>
    <w:rsid w:val="00E16F24"/>
    <w:rsid w:val="00E4450C"/>
    <w:rsid w:val="00EA4434"/>
    <w:rsid w:val="00EC2D49"/>
    <w:rsid w:val="00EE1F91"/>
    <w:rsid w:val="00F0465A"/>
    <w:rsid w:val="00F22846"/>
    <w:rsid w:val="00F46453"/>
    <w:rsid w:val="00F52B57"/>
    <w:rsid w:val="00F5334D"/>
    <w:rsid w:val="00F575A2"/>
    <w:rsid w:val="00F65256"/>
    <w:rsid w:val="00F6669D"/>
    <w:rsid w:val="00F71A63"/>
    <w:rsid w:val="00F77BFF"/>
    <w:rsid w:val="00F87B80"/>
    <w:rsid w:val="00FA302C"/>
    <w:rsid w:val="00FA408B"/>
    <w:rsid w:val="00FB2614"/>
    <w:rsid w:val="00FE2E48"/>
    <w:rsid w:val="00FE5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4631"/>
  <w15:chartTrackingRefBased/>
  <w15:docId w15:val="{909D7D1E-AFC5-4DF8-A6BB-9D82A323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81C"/>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81C"/>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81C"/>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81C"/>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81C"/>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81C"/>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81C"/>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81C"/>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81C"/>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81C"/>
    <w:rPr>
      <w:rFonts w:eastAsiaTheme="majorEastAsia" w:cstheme="majorBidi"/>
      <w:color w:val="272727" w:themeColor="text1" w:themeTint="D8"/>
    </w:rPr>
  </w:style>
  <w:style w:type="paragraph" w:styleId="Title">
    <w:name w:val="Title"/>
    <w:basedOn w:val="Normal"/>
    <w:next w:val="Normal"/>
    <w:link w:val="TitleChar"/>
    <w:uiPriority w:val="10"/>
    <w:qFormat/>
    <w:rsid w:val="0070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81C"/>
    <w:pPr>
      <w:spacing w:before="160"/>
      <w:jc w:val="center"/>
    </w:pPr>
    <w:rPr>
      <w:i/>
      <w:iCs/>
      <w:color w:val="404040" w:themeColor="text1" w:themeTint="BF"/>
    </w:rPr>
  </w:style>
  <w:style w:type="character" w:customStyle="1" w:styleId="QuoteChar">
    <w:name w:val="Quote Char"/>
    <w:basedOn w:val="DefaultParagraphFont"/>
    <w:link w:val="Quote"/>
    <w:uiPriority w:val="29"/>
    <w:rsid w:val="0070681C"/>
    <w:rPr>
      <w:i/>
      <w:iCs/>
      <w:color w:val="404040" w:themeColor="text1" w:themeTint="BF"/>
    </w:rPr>
  </w:style>
  <w:style w:type="paragraph" w:styleId="ListParagraph">
    <w:name w:val="List Paragraph"/>
    <w:basedOn w:val="Normal"/>
    <w:uiPriority w:val="34"/>
    <w:qFormat/>
    <w:rsid w:val="0070681C"/>
    <w:pPr>
      <w:ind w:left="720"/>
      <w:contextualSpacing/>
    </w:pPr>
  </w:style>
  <w:style w:type="character" w:styleId="IntenseEmphasis">
    <w:name w:val="Intense Emphasis"/>
    <w:basedOn w:val="DefaultParagraphFont"/>
    <w:uiPriority w:val="21"/>
    <w:qFormat/>
    <w:rsid w:val="0070681C"/>
    <w:rPr>
      <w:i/>
      <w:iCs/>
      <w:color w:val="0F4761" w:themeColor="accent1" w:themeShade="BF"/>
    </w:rPr>
  </w:style>
  <w:style w:type="paragraph" w:styleId="IntenseQuote">
    <w:name w:val="Intense Quote"/>
    <w:basedOn w:val="Normal"/>
    <w:next w:val="Normal"/>
    <w:link w:val="IntenseQuoteChar"/>
    <w:uiPriority w:val="30"/>
    <w:qFormat/>
    <w:rsid w:val="00706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81C"/>
    <w:rPr>
      <w:i/>
      <w:iCs/>
      <w:color w:val="0F4761" w:themeColor="accent1" w:themeShade="BF"/>
    </w:rPr>
  </w:style>
  <w:style w:type="character" w:styleId="IntenseReference">
    <w:name w:val="Intense Reference"/>
    <w:basedOn w:val="DefaultParagraphFont"/>
    <w:uiPriority w:val="32"/>
    <w:qFormat/>
    <w:rsid w:val="0070681C"/>
    <w:rPr>
      <w:b/>
      <w:bCs/>
      <w:smallCaps/>
      <w:color w:val="0F4761" w:themeColor="accent1" w:themeShade="BF"/>
      <w:spacing w:val="5"/>
    </w:rPr>
  </w:style>
  <w:style w:type="paragraph" w:styleId="FootnoteText">
    <w:name w:val="footnote text"/>
    <w:basedOn w:val="Normal"/>
    <w:link w:val="FootnoteTextChar"/>
    <w:uiPriority w:val="99"/>
    <w:semiHidden/>
    <w:unhideWhenUsed/>
    <w:rsid w:val="00164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467B"/>
    <w:rPr>
      <w:sz w:val="20"/>
      <w:szCs w:val="20"/>
    </w:rPr>
  </w:style>
  <w:style w:type="character" w:styleId="FootnoteReference">
    <w:name w:val="footnote reference"/>
    <w:basedOn w:val="DefaultParagraphFont"/>
    <w:uiPriority w:val="99"/>
    <w:semiHidden/>
    <w:unhideWhenUsed/>
    <w:rsid w:val="0016467B"/>
    <w:rPr>
      <w:vertAlign w:val="superscript"/>
    </w:rPr>
  </w:style>
  <w:style w:type="character" w:styleId="Hyperlink">
    <w:name w:val="Hyperlink"/>
    <w:basedOn w:val="DefaultParagraphFont"/>
    <w:uiPriority w:val="99"/>
    <w:unhideWhenUsed/>
    <w:rsid w:val="0016467B"/>
    <w:rPr>
      <w:color w:val="467886" w:themeColor="hyperlink"/>
      <w:u w:val="single"/>
    </w:rPr>
  </w:style>
  <w:style w:type="character" w:styleId="CommentReference">
    <w:name w:val="annotation reference"/>
    <w:basedOn w:val="DefaultParagraphFont"/>
    <w:uiPriority w:val="99"/>
    <w:semiHidden/>
    <w:unhideWhenUsed/>
    <w:rsid w:val="005A70AA"/>
    <w:rPr>
      <w:sz w:val="16"/>
      <w:szCs w:val="16"/>
    </w:rPr>
  </w:style>
  <w:style w:type="paragraph" w:styleId="CommentText">
    <w:name w:val="annotation text"/>
    <w:basedOn w:val="Normal"/>
    <w:link w:val="CommentTextChar"/>
    <w:uiPriority w:val="99"/>
    <w:unhideWhenUsed/>
    <w:rsid w:val="005A70AA"/>
    <w:pPr>
      <w:spacing w:line="240" w:lineRule="auto"/>
    </w:pPr>
    <w:rPr>
      <w:sz w:val="20"/>
      <w:szCs w:val="20"/>
    </w:rPr>
  </w:style>
  <w:style w:type="character" w:customStyle="1" w:styleId="CommentTextChar">
    <w:name w:val="Comment Text Char"/>
    <w:basedOn w:val="DefaultParagraphFont"/>
    <w:link w:val="CommentText"/>
    <w:uiPriority w:val="99"/>
    <w:rsid w:val="005A70AA"/>
    <w:rPr>
      <w:sz w:val="20"/>
      <w:szCs w:val="20"/>
    </w:rPr>
  </w:style>
  <w:style w:type="character" w:styleId="UnresolvedMention">
    <w:name w:val="Unresolved Mention"/>
    <w:basedOn w:val="DefaultParagraphFont"/>
    <w:uiPriority w:val="99"/>
    <w:semiHidden/>
    <w:unhideWhenUsed/>
    <w:rsid w:val="00005820"/>
    <w:rPr>
      <w:color w:val="605E5C"/>
      <w:shd w:val="clear" w:color="auto" w:fill="E1DFDD"/>
    </w:rPr>
  </w:style>
  <w:style w:type="paragraph" w:styleId="Header">
    <w:name w:val="header"/>
    <w:basedOn w:val="Normal"/>
    <w:link w:val="HeaderChar"/>
    <w:uiPriority w:val="99"/>
    <w:unhideWhenUsed/>
    <w:rsid w:val="00A54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C23"/>
  </w:style>
  <w:style w:type="paragraph" w:styleId="Footer">
    <w:name w:val="footer"/>
    <w:basedOn w:val="Normal"/>
    <w:link w:val="FooterChar"/>
    <w:uiPriority w:val="99"/>
    <w:unhideWhenUsed/>
    <w:rsid w:val="00A54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07817">
      <w:bodyDiv w:val="1"/>
      <w:marLeft w:val="0"/>
      <w:marRight w:val="0"/>
      <w:marTop w:val="0"/>
      <w:marBottom w:val="0"/>
      <w:divBdr>
        <w:top w:val="none" w:sz="0" w:space="0" w:color="auto"/>
        <w:left w:val="none" w:sz="0" w:space="0" w:color="auto"/>
        <w:bottom w:val="none" w:sz="0" w:space="0" w:color="auto"/>
        <w:right w:val="none" w:sz="0" w:space="0" w:color="auto"/>
      </w:divBdr>
    </w:div>
    <w:div w:id="353503140">
      <w:bodyDiv w:val="1"/>
      <w:marLeft w:val="0"/>
      <w:marRight w:val="0"/>
      <w:marTop w:val="0"/>
      <w:marBottom w:val="0"/>
      <w:divBdr>
        <w:top w:val="none" w:sz="0" w:space="0" w:color="auto"/>
        <w:left w:val="none" w:sz="0" w:space="0" w:color="auto"/>
        <w:bottom w:val="none" w:sz="0" w:space="0" w:color="auto"/>
        <w:right w:val="none" w:sz="0" w:space="0" w:color="auto"/>
      </w:divBdr>
    </w:div>
    <w:div w:id="658121070">
      <w:bodyDiv w:val="1"/>
      <w:marLeft w:val="0"/>
      <w:marRight w:val="0"/>
      <w:marTop w:val="0"/>
      <w:marBottom w:val="0"/>
      <w:divBdr>
        <w:top w:val="none" w:sz="0" w:space="0" w:color="auto"/>
        <w:left w:val="none" w:sz="0" w:space="0" w:color="auto"/>
        <w:bottom w:val="none" w:sz="0" w:space="0" w:color="auto"/>
        <w:right w:val="none" w:sz="0" w:space="0" w:color="auto"/>
      </w:divBdr>
    </w:div>
    <w:div w:id="774132803">
      <w:bodyDiv w:val="1"/>
      <w:marLeft w:val="0"/>
      <w:marRight w:val="0"/>
      <w:marTop w:val="0"/>
      <w:marBottom w:val="0"/>
      <w:divBdr>
        <w:top w:val="none" w:sz="0" w:space="0" w:color="auto"/>
        <w:left w:val="none" w:sz="0" w:space="0" w:color="auto"/>
        <w:bottom w:val="none" w:sz="0" w:space="0" w:color="auto"/>
        <w:right w:val="none" w:sz="0" w:space="0" w:color="auto"/>
      </w:divBdr>
    </w:div>
    <w:div w:id="1371538443">
      <w:bodyDiv w:val="1"/>
      <w:marLeft w:val="0"/>
      <w:marRight w:val="0"/>
      <w:marTop w:val="0"/>
      <w:marBottom w:val="0"/>
      <w:divBdr>
        <w:top w:val="none" w:sz="0" w:space="0" w:color="auto"/>
        <w:left w:val="none" w:sz="0" w:space="0" w:color="auto"/>
        <w:bottom w:val="none" w:sz="0" w:space="0" w:color="auto"/>
        <w:right w:val="none" w:sz="0" w:space="0" w:color="auto"/>
      </w:divBdr>
      <w:divsChild>
        <w:div w:id="2002583948">
          <w:marLeft w:val="360"/>
          <w:marRight w:val="0"/>
          <w:marTop w:val="200"/>
          <w:marBottom w:val="0"/>
          <w:divBdr>
            <w:top w:val="none" w:sz="0" w:space="0" w:color="auto"/>
            <w:left w:val="none" w:sz="0" w:space="0" w:color="auto"/>
            <w:bottom w:val="none" w:sz="0" w:space="0" w:color="auto"/>
            <w:right w:val="none" w:sz="0" w:space="0" w:color="auto"/>
          </w:divBdr>
        </w:div>
        <w:div w:id="526216526">
          <w:marLeft w:val="1080"/>
          <w:marRight w:val="0"/>
          <w:marTop w:val="100"/>
          <w:marBottom w:val="0"/>
          <w:divBdr>
            <w:top w:val="none" w:sz="0" w:space="0" w:color="auto"/>
            <w:left w:val="none" w:sz="0" w:space="0" w:color="auto"/>
            <w:bottom w:val="none" w:sz="0" w:space="0" w:color="auto"/>
            <w:right w:val="none" w:sz="0" w:space="0" w:color="auto"/>
          </w:divBdr>
        </w:div>
        <w:div w:id="412701547">
          <w:marLeft w:val="360"/>
          <w:marRight w:val="0"/>
          <w:marTop w:val="200"/>
          <w:marBottom w:val="0"/>
          <w:divBdr>
            <w:top w:val="none" w:sz="0" w:space="0" w:color="auto"/>
            <w:left w:val="none" w:sz="0" w:space="0" w:color="auto"/>
            <w:bottom w:val="none" w:sz="0" w:space="0" w:color="auto"/>
            <w:right w:val="none" w:sz="0" w:space="0" w:color="auto"/>
          </w:divBdr>
        </w:div>
      </w:divsChild>
    </w:div>
    <w:div w:id="1778871949">
      <w:bodyDiv w:val="1"/>
      <w:marLeft w:val="0"/>
      <w:marRight w:val="0"/>
      <w:marTop w:val="0"/>
      <w:marBottom w:val="0"/>
      <w:divBdr>
        <w:top w:val="none" w:sz="0" w:space="0" w:color="auto"/>
        <w:left w:val="none" w:sz="0" w:space="0" w:color="auto"/>
        <w:bottom w:val="none" w:sz="0" w:space="0" w:color="auto"/>
        <w:right w:val="none" w:sz="0" w:space="0" w:color="auto"/>
      </w:divBdr>
    </w:div>
    <w:div w:id="1967732829">
      <w:bodyDiv w:val="1"/>
      <w:marLeft w:val="0"/>
      <w:marRight w:val="0"/>
      <w:marTop w:val="0"/>
      <w:marBottom w:val="0"/>
      <w:divBdr>
        <w:top w:val="none" w:sz="0" w:space="0" w:color="auto"/>
        <w:left w:val="none" w:sz="0" w:space="0" w:color="auto"/>
        <w:bottom w:val="none" w:sz="0" w:space="0" w:color="auto"/>
        <w:right w:val="none" w:sz="0" w:space="0" w:color="auto"/>
      </w:divBdr>
      <w:divsChild>
        <w:div w:id="1793867876">
          <w:marLeft w:val="360"/>
          <w:marRight w:val="0"/>
          <w:marTop w:val="200"/>
          <w:marBottom w:val="0"/>
          <w:divBdr>
            <w:top w:val="none" w:sz="0" w:space="0" w:color="auto"/>
            <w:left w:val="none" w:sz="0" w:space="0" w:color="auto"/>
            <w:bottom w:val="none" w:sz="0" w:space="0" w:color="auto"/>
            <w:right w:val="none" w:sz="0" w:space="0" w:color="auto"/>
          </w:divBdr>
        </w:div>
        <w:div w:id="1876962848">
          <w:marLeft w:val="1080"/>
          <w:marRight w:val="0"/>
          <w:marTop w:val="100"/>
          <w:marBottom w:val="0"/>
          <w:divBdr>
            <w:top w:val="none" w:sz="0" w:space="0" w:color="auto"/>
            <w:left w:val="none" w:sz="0" w:space="0" w:color="auto"/>
            <w:bottom w:val="none" w:sz="0" w:space="0" w:color="auto"/>
            <w:right w:val="none" w:sz="0" w:space="0" w:color="auto"/>
          </w:divBdr>
        </w:div>
        <w:div w:id="1343119627">
          <w:marLeft w:val="360"/>
          <w:marRight w:val="0"/>
          <w:marTop w:val="200"/>
          <w:marBottom w:val="0"/>
          <w:divBdr>
            <w:top w:val="none" w:sz="0" w:space="0" w:color="auto"/>
            <w:left w:val="none" w:sz="0" w:space="0" w:color="auto"/>
            <w:bottom w:val="none" w:sz="0" w:space="0" w:color="auto"/>
            <w:right w:val="none" w:sz="0" w:space="0" w:color="auto"/>
          </w:divBdr>
        </w:div>
      </w:divsChild>
    </w:div>
    <w:div w:id="214539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www.bi.go.id/id/statistik/informasi-kurs/transaksi-bi/default.aspx"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502D7-A458-4B82-B6D2-13A1418A0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1962</Words>
  <Characters>11187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Komarulzaman</dc:creator>
  <cp:keywords/>
  <dc:description/>
  <cp:lastModifiedBy>Ahmad Komarulzaman</cp:lastModifiedBy>
  <cp:revision>3</cp:revision>
  <dcterms:created xsi:type="dcterms:W3CDTF">2024-09-05T21:07:00Z</dcterms:created>
  <dcterms:modified xsi:type="dcterms:W3CDTF">2024-09-05T21:16:00Z</dcterms:modified>
</cp:coreProperties>
</file>